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9189" w14:textId="74685925" w:rsidR="009C13B0" w:rsidRPr="009B7851" w:rsidRDefault="009C13B0" w:rsidP="009C13B0">
      <w:pPr>
        <w:tabs>
          <w:tab w:val="num" w:pos="0"/>
        </w:tabs>
        <w:spacing w:before="100" w:beforeAutospacing="1" w:after="100" w:afterAutospacing="1"/>
        <w:jc w:val="center"/>
        <w:rPr>
          <w:b/>
          <w:bCs/>
          <w:sz w:val="28"/>
          <w:szCs w:val="28"/>
          <w:lang w:val="en-GB"/>
        </w:rPr>
      </w:pPr>
      <w:r w:rsidRPr="009B7851">
        <w:rPr>
          <w:b/>
          <w:bCs/>
          <w:sz w:val="28"/>
          <w:szCs w:val="28"/>
          <w:lang w:val="en-GB"/>
        </w:rPr>
        <w:t>Terms of Reference</w:t>
      </w:r>
    </w:p>
    <w:p w14:paraId="674C275E" w14:textId="0F3F0A0A" w:rsidR="003D1E8B" w:rsidRPr="009B7851" w:rsidRDefault="009C13B0" w:rsidP="009C13B0">
      <w:pPr>
        <w:tabs>
          <w:tab w:val="num" w:pos="0"/>
        </w:tabs>
        <w:spacing w:before="100" w:beforeAutospacing="1" w:after="100" w:afterAutospacing="1"/>
        <w:jc w:val="center"/>
        <w:rPr>
          <w:b/>
          <w:bCs/>
          <w:sz w:val="28"/>
          <w:szCs w:val="28"/>
          <w:lang w:val="en-GB"/>
        </w:rPr>
      </w:pPr>
      <w:r w:rsidRPr="009B7851">
        <w:rPr>
          <w:b/>
          <w:bCs/>
          <w:sz w:val="28"/>
          <w:szCs w:val="28"/>
          <w:lang w:val="en-GB"/>
        </w:rPr>
        <w:t xml:space="preserve">for Project Location Data Collection and Management </w:t>
      </w:r>
      <w:r w:rsidR="00191407" w:rsidRPr="009B7851">
        <w:rPr>
          <w:b/>
          <w:bCs/>
          <w:sz w:val="28"/>
          <w:szCs w:val="28"/>
          <w:lang w:val="en-GB"/>
        </w:rPr>
        <w:br/>
      </w:r>
      <w:r w:rsidR="00175B11" w:rsidRPr="009B7851">
        <w:rPr>
          <w:b/>
          <w:bCs/>
          <w:sz w:val="28"/>
          <w:szCs w:val="28"/>
          <w:lang w:val="en-GB"/>
        </w:rPr>
        <w:t>as part of Project Reporting</w:t>
      </w:r>
    </w:p>
    <w:p w14:paraId="1D65A089" w14:textId="7B987122" w:rsidR="00AF6B4B" w:rsidRPr="009B7851" w:rsidRDefault="006F0A14" w:rsidP="003D1E8B">
      <w:pPr>
        <w:pStyle w:val="Listenabsatz"/>
        <w:numPr>
          <w:ilvl w:val="0"/>
          <w:numId w:val="3"/>
        </w:numPr>
        <w:spacing w:before="240" w:after="240"/>
        <w:rPr>
          <w:rFonts w:eastAsia="Times New Roman" w:cstheme="minorHAnsi"/>
          <w:b/>
          <w:bCs/>
          <w:lang w:val="en-US" w:eastAsia="de-DE"/>
        </w:rPr>
      </w:pPr>
      <w:r w:rsidRPr="009B7851">
        <w:rPr>
          <w:rFonts w:eastAsia="Times New Roman" w:cstheme="minorHAnsi"/>
          <w:b/>
          <w:bCs/>
          <w:lang w:val="en-US" w:eastAsia="de-DE"/>
        </w:rPr>
        <w:t>General</w:t>
      </w:r>
      <w:r w:rsidR="00074F57" w:rsidRPr="009B7851">
        <w:rPr>
          <w:rFonts w:eastAsia="Times New Roman" w:cstheme="minorHAnsi"/>
          <w:b/>
          <w:bCs/>
          <w:lang w:val="en-US" w:eastAsia="de-DE"/>
        </w:rPr>
        <w:t xml:space="preserve"> requirements: </w:t>
      </w:r>
    </w:p>
    <w:p w14:paraId="20238F18" w14:textId="236D83A7" w:rsidR="0079009B" w:rsidRPr="009B7851" w:rsidRDefault="00074F57" w:rsidP="003D1E8B">
      <w:pPr>
        <w:spacing w:after="120"/>
        <w:rPr>
          <w:rFonts w:eastAsia="Times New Roman" w:cstheme="minorHAnsi"/>
          <w:lang w:val="en-US" w:eastAsia="de-DE"/>
        </w:rPr>
      </w:pPr>
      <w:r w:rsidRPr="009B7851">
        <w:rPr>
          <w:rFonts w:eastAsia="Times New Roman" w:cstheme="minorHAnsi"/>
          <w:lang w:val="en-US" w:eastAsia="de-DE"/>
        </w:rPr>
        <w:t xml:space="preserve">The </w:t>
      </w:r>
      <w:r w:rsidR="00AF6B4B" w:rsidRPr="009B7851">
        <w:rPr>
          <w:rFonts w:eastAsia="Times New Roman" w:cstheme="minorHAnsi"/>
          <w:lang w:val="en-US" w:eastAsia="de-DE"/>
        </w:rPr>
        <w:t>p</w:t>
      </w:r>
      <w:r w:rsidRPr="009B7851">
        <w:rPr>
          <w:rFonts w:eastAsia="Times New Roman" w:cstheme="minorHAnsi"/>
          <w:lang w:val="en-US" w:eastAsia="de-DE"/>
        </w:rPr>
        <w:t xml:space="preserve">roject </w:t>
      </w:r>
      <w:r w:rsidR="00AF6B4B" w:rsidRPr="009B7851">
        <w:rPr>
          <w:rFonts w:eastAsia="Times New Roman" w:cstheme="minorHAnsi"/>
          <w:lang w:val="en-US" w:eastAsia="de-DE"/>
        </w:rPr>
        <w:t>l</w:t>
      </w:r>
      <w:r w:rsidRPr="009B7851">
        <w:rPr>
          <w:rFonts w:eastAsia="Times New Roman" w:cstheme="minorHAnsi"/>
          <w:lang w:val="en-US" w:eastAsia="de-DE"/>
        </w:rPr>
        <w:t xml:space="preserve">ocation </w:t>
      </w:r>
      <w:r w:rsidR="00AF6B4B" w:rsidRPr="009B7851">
        <w:rPr>
          <w:rFonts w:eastAsia="Times New Roman" w:cstheme="minorHAnsi"/>
          <w:lang w:val="en-US" w:eastAsia="de-DE"/>
        </w:rPr>
        <w:t>d</w:t>
      </w:r>
      <w:r w:rsidRPr="009B7851">
        <w:rPr>
          <w:rFonts w:eastAsia="Times New Roman" w:cstheme="minorHAnsi"/>
          <w:lang w:val="en-US" w:eastAsia="de-DE"/>
        </w:rPr>
        <w:t xml:space="preserve">ata </w:t>
      </w:r>
      <w:r w:rsidR="00AF6B4B" w:rsidRPr="009B7851">
        <w:rPr>
          <w:rFonts w:eastAsia="Times New Roman" w:cstheme="minorHAnsi"/>
          <w:lang w:val="en-US" w:eastAsia="de-DE"/>
        </w:rPr>
        <w:t>will form</w:t>
      </w:r>
      <w:r w:rsidR="0079009B" w:rsidRPr="009B7851">
        <w:rPr>
          <w:rFonts w:eastAsia="Times New Roman" w:cstheme="minorHAnsi"/>
          <w:lang w:val="en-US" w:eastAsia="de-DE"/>
        </w:rPr>
        <w:t xml:space="preserve"> part</w:t>
      </w:r>
      <w:r w:rsidR="00AF6B4B" w:rsidRPr="009B7851">
        <w:rPr>
          <w:rFonts w:eastAsia="Times New Roman" w:cstheme="minorHAnsi"/>
          <w:lang w:val="en-US" w:eastAsia="de-DE"/>
        </w:rPr>
        <w:t xml:space="preserve"> of the </w:t>
      </w:r>
      <w:r w:rsidR="00203991" w:rsidRPr="009B7851">
        <w:rPr>
          <w:rFonts w:eastAsia="Times New Roman" w:cstheme="minorHAnsi"/>
          <w:lang w:val="en-US" w:eastAsia="de-DE"/>
        </w:rPr>
        <w:t xml:space="preserve">regular </w:t>
      </w:r>
      <w:r w:rsidR="00AF6B4B" w:rsidRPr="009B7851">
        <w:rPr>
          <w:rFonts w:eastAsia="Times New Roman" w:cstheme="minorHAnsi"/>
          <w:lang w:val="en-US" w:eastAsia="de-DE"/>
        </w:rPr>
        <w:t xml:space="preserve">project </w:t>
      </w:r>
      <w:r w:rsidR="006A734C" w:rsidRPr="009B7851">
        <w:rPr>
          <w:rFonts w:eastAsia="Times New Roman" w:cstheme="minorHAnsi"/>
          <w:lang w:val="en-US" w:eastAsia="de-DE"/>
        </w:rPr>
        <w:t xml:space="preserve">implementation </w:t>
      </w:r>
      <w:r w:rsidR="00AF6B4B" w:rsidRPr="009B7851">
        <w:rPr>
          <w:rFonts w:eastAsia="Times New Roman" w:cstheme="minorHAnsi"/>
          <w:lang w:val="en-US" w:eastAsia="de-DE"/>
        </w:rPr>
        <w:t>report</w:t>
      </w:r>
      <w:r w:rsidR="006A734C" w:rsidRPr="009B7851">
        <w:rPr>
          <w:rFonts w:eastAsia="Times New Roman" w:cstheme="minorHAnsi"/>
          <w:lang w:val="en-US" w:eastAsia="de-DE"/>
        </w:rPr>
        <w:t>ing</w:t>
      </w:r>
      <w:r w:rsidR="00140C94" w:rsidRPr="009B7851">
        <w:rPr>
          <w:rFonts w:eastAsia="Times New Roman" w:cstheme="minorHAnsi"/>
          <w:lang w:val="en-US" w:eastAsia="de-DE"/>
        </w:rPr>
        <w:t xml:space="preserve"> of the present </w:t>
      </w:r>
      <w:r w:rsidR="00140C94" w:rsidRPr="009B7851">
        <w:rPr>
          <w:rFonts w:eastAsia="Times New Roman" w:cstheme="minorHAnsi"/>
          <w:lang w:val="en-US" w:eastAsia="de-DE"/>
          <w:rPrChange w:id="0" w:author="Bott, Maja" w:date="2026-02-04T14:47:00Z" w16du:dateUtc="2026-02-04T13:47:00Z">
            <w:rPr>
              <w:rFonts w:eastAsia="Times New Roman" w:cstheme="minorHAnsi"/>
              <w:highlight w:val="yellow"/>
              <w:lang w:val="en-US" w:eastAsia="de-DE"/>
            </w:rPr>
          </w:rPrChange>
        </w:rPr>
        <w:t>F</w:t>
      </w:r>
      <w:r w:rsidR="00665493" w:rsidRPr="009B7851">
        <w:rPr>
          <w:rFonts w:eastAsia="Times New Roman" w:cstheme="minorHAnsi"/>
          <w:lang w:val="en-US" w:eastAsia="de-DE"/>
          <w:rPrChange w:id="1" w:author="Bott, Maja" w:date="2026-02-04T14:47:00Z" w16du:dateUtc="2026-02-04T13:47:00Z">
            <w:rPr>
              <w:rFonts w:eastAsia="Times New Roman" w:cstheme="minorHAnsi"/>
              <w:highlight w:val="yellow"/>
              <w:lang w:val="en-US" w:eastAsia="de-DE"/>
            </w:rPr>
          </w:rPrChange>
        </w:rPr>
        <w:t>inancial Cooperation (F</w:t>
      </w:r>
      <w:r w:rsidR="00140C94" w:rsidRPr="009B7851">
        <w:rPr>
          <w:rFonts w:eastAsia="Times New Roman" w:cstheme="minorHAnsi"/>
          <w:lang w:val="en-US" w:eastAsia="de-DE"/>
          <w:rPrChange w:id="2" w:author="Bott, Maja" w:date="2026-02-04T14:47:00Z" w16du:dateUtc="2026-02-04T13:47:00Z">
            <w:rPr>
              <w:rFonts w:eastAsia="Times New Roman" w:cstheme="minorHAnsi"/>
              <w:highlight w:val="yellow"/>
              <w:lang w:val="en-US" w:eastAsia="de-DE"/>
            </w:rPr>
          </w:rPrChange>
        </w:rPr>
        <w:t>C</w:t>
      </w:r>
      <w:r w:rsidR="00665493" w:rsidRPr="009B7851">
        <w:rPr>
          <w:rFonts w:eastAsia="Times New Roman" w:cstheme="minorHAnsi"/>
          <w:lang w:val="en-US" w:eastAsia="de-DE"/>
          <w:rPrChange w:id="3" w:author="Bott, Maja" w:date="2026-02-04T14:47:00Z" w16du:dateUtc="2026-02-04T13:47:00Z">
            <w:rPr>
              <w:rFonts w:eastAsia="Times New Roman" w:cstheme="minorHAnsi"/>
              <w:highlight w:val="yellow"/>
              <w:lang w:val="en-US" w:eastAsia="de-DE"/>
            </w:rPr>
          </w:rPrChange>
        </w:rPr>
        <w:t>)</w:t>
      </w:r>
      <w:r w:rsidR="00140C94" w:rsidRPr="009B7851">
        <w:rPr>
          <w:rFonts w:eastAsia="Times New Roman" w:cstheme="minorHAnsi"/>
          <w:lang w:val="en-US" w:eastAsia="de-DE"/>
        </w:rPr>
        <w:t xml:space="preserve"> project</w:t>
      </w:r>
      <w:r w:rsidR="00AB5354" w:rsidRPr="009B7851">
        <w:rPr>
          <w:rFonts w:ascii="kfw_centro_sansregular" w:hAnsi="kfw_centro_sansregular" w:cs="Segoe UI"/>
          <w:color w:val="5A6167"/>
          <w:sz w:val="21"/>
          <w:szCs w:val="21"/>
          <w:lang w:val="en-GB"/>
        </w:rPr>
        <w:t xml:space="preserve"> </w:t>
      </w:r>
      <w:r w:rsidR="00AB5354" w:rsidRPr="009B7851">
        <w:rPr>
          <w:rFonts w:eastAsia="Times New Roman" w:cstheme="minorHAnsi"/>
          <w:lang w:val="en-GB" w:eastAsia="de-DE"/>
        </w:rPr>
        <w:t>(</w:t>
      </w:r>
      <w:r w:rsidR="00AB5354" w:rsidRPr="009B7851">
        <w:rPr>
          <w:rFonts w:eastAsia="Times New Roman" w:cstheme="minorHAnsi"/>
          <w:i/>
          <w:iCs/>
          <w:lang w:val="en-GB" w:eastAsia="de-DE"/>
        </w:rPr>
        <w:t xml:space="preserve">see: Agreement on Reporting Requirements of </w:t>
      </w:r>
      <w:r w:rsidR="005723AC" w:rsidRPr="009B7851">
        <w:rPr>
          <w:rFonts w:eastAsia="Times New Roman" w:cstheme="minorHAnsi"/>
          <w:i/>
          <w:iCs/>
          <w:lang w:val="en-GB" w:eastAsia="de-DE"/>
        </w:rPr>
        <w:t xml:space="preserve">The </w:t>
      </w:r>
      <w:r w:rsidR="005723AC" w:rsidRPr="009B7851">
        <w:rPr>
          <w:rFonts w:eastAsia="Times New Roman" w:cstheme="minorHAnsi"/>
          <w:i/>
          <w:iCs/>
          <w:lang w:val="en-GB" w:eastAsia="de-DE"/>
          <w:rPrChange w:id="4" w:author="Bott, Maja" w:date="2026-02-04T14:47:00Z" w16du:dateUtc="2026-02-04T13:47:00Z">
            <w:rPr>
              <w:rFonts w:eastAsia="Times New Roman" w:cstheme="minorHAnsi"/>
              <w:i/>
              <w:iCs/>
              <w:highlight w:val="yellow"/>
              <w:lang w:val="en-GB" w:eastAsia="de-DE"/>
            </w:rPr>
          </w:rPrChange>
        </w:rPr>
        <w:t>Project Executing Agency (</w:t>
      </w:r>
      <w:r w:rsidR="00AB5354" w:rsidRPr="009B7851">
        <w:rPr>
          <w:rFonts w:eastAsia="Times New Roman" w:cstheme="minorHAnsi"/>
          <w:i/>
          <w:iCs/>
          <w:lang w:val="en-GB" w:eastAsia="de-DE"/>
          <w:rPrChange w:id="5" w:author="Bott, Maja" w:date="2026-02-04T14:47:00Z" w16du:dateUtc="2026-02-04T13:47:00Z">
            <w:rPr>
              <w:rFonts w:eastAsia="Times New Roman" w:cstheme="minorHAnsi"/>
              <w:i/>
              <w:iCs/>
              <w:highlight w:val="yellow"/>
              <w:lang w:val="en-GB" w:eastAsia="de-DE"/>
            </w:rPr>
          </w:rPrChange>
        </w:rPr>
        <w:t>PEA</w:t>
      </w:r>
      <w:r w:rsidR="005723AC" w:rsidRPr="009B7851">
        <w:rPr>
          <w:rFonts w:eastAsia="Times New Roman" w:cstheme="minorHAnsi"/>
          <w:i/>
          <w:iCs/>
          <w:lang w:val="en-GB" w:eastAsia="de-DE"/>
          <w:rPrChange w:id="6" w:author="Bott, Maja" w:date="2026-02-04T14:47:00Z" w16du:dateUtc="2026-02-04T13:47:00Z">
            <w:rPr>
              <w:rFonts w:eastAsia="Times New Roman" w:cstheme="minorHAnsi"/>
              <w:i/>
              <w:iCs/>
              <w:highlight w:val="yellow"/>
              <w:lang w:val="en-GB" w:eastAsia="de-DE"/>
            </w:rPr>
          </w:rPrChange>
        </w:rPr>
        <w:t>)</w:t>
      </w:r>
      <w:r w:rsidR="00AB5354" w:rsidRPr="009B7851">
        <w:rPr>
          <w:rFonts w:eastAsia="Times New Roman" w:cstheme="minorHAnsi"/>
          <w:lang w:val="en-US" w:eastAsia="de-DE"/>
          <w:rPrChange w:id="7" w:author="Bott, Maja" w:date="2026-02-04T14:47:00Z" w16du:dateUtc="2026-02-04T13:47:00Z">
            <w:rPr>
              <w:rFonts w:eastAsia="Times New Roman" w:cstheme="minorHAnsi"/>
              <w:highlight w:val="yellow"/>
              <w:lang w:val="en-US" w:eastAsia="de-DE"/>
            </w:rPr>
          </w:rPrChange>
        </w:rPr>
        <w:t>)</w:t>
      </w:r>
      <w:r w:rsidR="00140C94" w:rsidRPr="009B7851">
        <w:rPr>
          <w:rFonts w:eastAsia="Times New Roman" w:cstheme="minorHAnsi"/>
          <w:lang w:val="en-US" w:eastAsia="de-DE"/>
        </w:rPr>
        <w:t xml:space="preserve"> </w:t>
      </w:r>
      <w:r w:rsidR="0079009B" w:rsidRPr="009B7851">
        <w:rPr>
          <w:rFonts w:eastAsia="Times New Roman" w:cstheme="minorHAnsi"/>
          <w:lang w:val="en-US" w:eastAsia="de-DE"/>
        </w:rPr>
        <w:t xml:space="preserve">and shall be attached as an annex to </w:t>
      </w:r>
      <w:r w:rsidR="006A734C" w:rsidRPr="009B7851">
        <w:rPr>
          <w:rFonts w:eastAsia="Times New Roman" w:cstheme="minorHAnsi"/>
          <w:lang w:val="en-US" w:eastAsia="de-DE"/>
        </w:rPr>
        <w:t>each</w:t>
      </w:r>
      <w:r w:rsidR="00203991" w:rsidRPr="009B7851">
        <w:rPr>
          <w:rFonts w:eastAsia="Times New Roman" w:cstheme="minorHAnsi"/>
          <w:lang w:val="en-US" w:eastAsia="de-DE"/>
        </w:rPr>
        <w:t xml:space="preserve"> </w:t>
      </w:r>
      <w:r w:rsidR="006A734C" w:rsidRPr="009B7851">
        <w:rPr>
          <w:rFonts w:eastAsia="Times New Roman" w:cstheme="minorHAnsi"/>
          <w:lang w:val="en-US" w:eastAsia="de-DE"/>
        </w:rPr>
        <w:t xml:space="preserve">progress </w:t>
      </w:r>
      <w:r w:rsidR="0079009B" w:rsidRPr="009B7851">
        <w:rPr>
          <w:rFonts w:eastAsia="Times New Roman" w:cstheme="minorHAnsi"/>
          <w:lang w:val="en-US" w:eastAsia="de-DE"/>
        </w:rPr>
        <w:t>report</w:t>
      </w:r>
      <w:r w:rsidR="006A734C" w:rsidRPr="009B7851">
        <w:rPr>
          <w:rFonts w:eastAsia="Times New Roman" w:cstheme="minorHAnsi"/>
          <w:lang w:val="en-US" w:eastAsia="de-DE"/>
        </w:rPr>
        <w:t>, starting with the project inception report and ending with the final report</w:t>
      </w:r>
      <w:r w:rsidR="00665493" w:rsidRPr="009B7851">
        <w:rPr>
          <w:rFonts w:eastAsia="Times New Roman" w:cstheme="minorHAnsi"/>
          <w:lang w:val="en-US" w:eastAsia="de-DE"/>
        </w:rPr>
        <w:t xml:space="preserve">, </w:t>
      </w:r>
      <w:r w:rsidR="00665493" w:rsidRPr="009B7851">
        <w:rPr>
          <w:rFonts w:eastAsia="Times New Roman" w:cstheme="minorHAnsi"/>
          <w:lang w:val="en-US" w:eastAsia="de-DE"/>
          <w:rPrChange w:id="8" w:author="Bott, Maja" w:date="2026-02-04T14:47:00Z" w16du:dateUtc="2026-02-04T13:47:00Z">
            <w:rPr>
              <w:rFonts w:eastAsia="Times New Roman" w:cstheme="minorHAnsi"/>
              <w:highlight w:val="yellow"/>
              <w:lang w:val="en-US" w:eastAsia="de-DE"/>
            </w:rPr>
          </w:rPrChange>
        </w:rPr>
        <w:t>if not explicitly specified otherwise</w:t>
      </w:r>
      <w:r w:rsidR="00AF6B4B" w:rsidRPr="009B7851">
        <w:rPr>
          <w:rFonts w:eastAsia="Times New Roman" w:cstheme="minorHAnsi"/>
          <w:lang w:val="en-US" w:eastAsia="de-DE"/>
        </w:rPr>
        <w:t>. Therefore, the</w:t>
      </w:r>
      <w:r w:rsidR="0079009B" w:rsidRPr="009B7851">
        <w:rPr>
          <w:rFonts w:eastAsia="Times New Roman" w:cstheme="minorHAnsi"/>
          <w:lang w:val="en-US" w:eastAsia="de-DE"/>
        </w:rPr>
        <w:t xml:space="preserve"> project location data </w:t>
      </w:r>
      <w:del w:id="9" w:author="Butz, Christoph" w:date="2026-02-04T13:29:00Z" w16du:dateUtc="2026-02-04T12:29:00Z">
        <w:r w:rsidR="00AF6B4B" w:rsidRPr="001D475F" w:rsidDel="00736265">
          <w:rPr>
            <w:rFonts w:eastAsia="Times New Roman" w:cstheme="minorHAnsi"/>
            <w:lang w:val="en-US" w:eastAsia="de-DE"/>
          </w:rPr>
          <w:delText xml:space="preserve">are </w:delText>
        </w:r>
      </w:del>
      <w:ins w:id="10" w:author="Butz, Christoph" w:date="2026-02-04T13:29:00Z" w16du:dateUtc="2026-02-04T12:29:00Z">
        <w:r w:rsidR="00736265" w:rsidRPr="009B7851">
          <w:rPr>
            <w:rFonts w:eastAsia="Times New Roman" w:cstheme="minorHAnsi"/>
            <w:lang w:val="en-US" w:eastAsia="de-DE"/>
          </w:rPr>
          <w:t xml:space="preserve">is </w:t>
        </w:r>
      </w:ins>
      <w:r w:rsidRPr="009B7851">
        <w:rPr>
          <w:rFonts w:eastAsia="Times New Roman" w:cstheme="minorHAnsi"/>
          <w:lang w:val="en-US" w:eastAsia="de-DE"/>
        </w:rPr>
        <w:t>to be</w:t>
      </w:r>
      <w:r w:rsidRPr="009B7851">
        <w:rPr>
          <w:rFonts w:eastAsia="Times New Roman" w:cstheme="minorHAnsi"/>
          <w:b/>
          <w:bCs/>
          <w:lang w:val="en-US" w:eastAsia="de-DE"/>
        </w:rPr>
        <w:t xml:space="preserve"> collected</w:t>
      </w:r>
      <w:r w:rsidR="00602B40" w:rsidRPr="009B7851">
        <w:rPr>
          <w:rFonts w:eastAsia="Times New Roman" w:cstheme="minorHAnsi"/>
          <w:b/>
          <w:bCs/>
          <w:lang w:val="en-US" w:eastAsia="de-DE"/>
        </w:rPr>
        <w:t xml:space="preserve">, </w:t>
      </w:r>
      <w:r w:rsidRPr="009B7851">
        <w:rPr>
          <w:rFonts w:eastAsia="Times New Roman" w:cstheme="minorHAnsi"/>
          <w:b/>
          <w:bCs/>
          <w:lang w:val="en-US" w:eastAsia="de-DE"/>
        </w:rPr>
        <w:t>managed</w:t>
      </w:r>
      <w:r w:rsidRPr="009B7851">
        <w:rPr>
          <w:rFonts w:eastAsia="Times New Roman" w:cstheme="minorHAnsi"/>
          <w:lang w:val="en-US" w:eastAsia="de-DE"/>
        </w:rPr>
        <w:t xml:space="preserve"> </w:t>
      </w:r>
      <w:r w:rsidR="00602B40" w:rsidRPr="009B7851">
        <w:rPr>
          <w:rFonts w:eastAsia="Times New Roman" w:cstheme="minorHAnsi"/>
          <w:b/>
          <w:bCs/>
          <w:lang w:val="en-US" w:eastAsia="de-DE"/>
        </w:rPr>
        <w:t>and quality-assured</w:t>
      </w:r>
      <w:r w:rsidR="00602B40" w:rsidRPr="009B7851">
        <w:rPr>
          <w:rFonts w:eastAsia="Times New Roman" w:cstheme="minorHAnsi"/>
          <w:lang w:val="en-US" w:eastAsia="de-DE"/>
        </w:rPr>
        <w:t xml:space="preserve"> </w:t>
      </w:r>
      <w:r w:rsidRPr="009B7851">
        <w:rPr>
          <w:rFonts w:eastAsia="Times New Roman" w:cstheme="minorHAnsi"/>
          <w:lang w:val="en-US" w:eastAsia="de-DE"/>
        </w:rPr>
        <w:t>by the same party/</w:t>
      </w:r>
      <w:r w:rsidR="00AF6B4B" w:rsidRPr="009B7851">
        <w:rPr>
          <w:rFonts w:eastAsia="Times New Roman" w:cstheme="minorHAnsi"/>
          <w:lang w:val="en-US" w:eastAsia="de-DE"/>
        </w:rPr>
        <w:t>part</w:t>
      </w:r>
      <w:r w:rsidRPr="009B7851">
        <w:rPr>
          <w:rFonts w:eastAsia="Times New Roman" w:cstheme="minorHAnsi"/>
          <w:lang w:val="en-US" w:eastAsia="de-DE"/>
        </w:rPr>
        <w:t xml:space="preserve">ies </w:t>
      </w:r>
      <w:r w:rsidR="00AF6B4B" w:rsidRPr="009B7851">
        <w:rPr>
          <w:rFonts w:eastAsia="Times New Roman" w:cstheme="minorHAnsi"/>
          <w:lang w:val="en-US" w:eastAsia="de-DE"/>
        </w:rPr>
        <w:t xml:space="preserve">who are responsible for project reporting in general and to be distributed to the </w:t>
      </w:r>
      <w:del w:id="11" w:author="Butz, Christoph" w:date="2026-02-04T13:29:00Z" w16du:dateUtc="2026-02-04T12:29:00Z">
        <w:r w:rsidR="00AF6B4B" w:rsidRPr="009B7851" w:rsidDel="00736265">
          <w:rPr>
            <w:rFonts w:eastAsia="Times New Roman" w:cstheme="minorHAnsi"/>
            <w:lang w:val="en-US" w:eastAsia="de-DE"/>
          </w:rPr>
          <w:delText xml:space="preserve">same </w:delText>
        </w:r>
      </w:del>
      <w:r w:rsidR="00AF6B4B" w:rsidRPr="009B7851">
        <w:rPr>
          <w:rFonts w:eastAsia="Times New Roman" w:cstheme="minorHAnsi"/>
          <w:lang w:val="en-US" w:eastAsia="de-DE"/>
        </w:rPr>
        <w:t xml:space="preserve">parties receiving the project reports, i.e. all relevant stakeholders. </w:t>
      </w:r>
      <w:r w:rsidR="00AF6B4B" w:rsidRPr="009B7851">
        <w:rPr>
          <w:rFonts w:eastAsia="Times New Roman" w:cstheme="minorHAnsi"/>
          <w:lang w:val="en-US" w:eastAsia="de-DE"/>
          <w:rPrChange w:id="12" w:author="Bott, Maja" w:date="2026-02-04T14:47:00Z" w16du:dateUtc="2026-02-04T13:47:00Z">
            <w:rPr>
              <w:rFonts w:eastAsia="Times New Roman" w:cstheme="minorHAnsi"/>
              <w:highlight w:val="yellow"/>
              <w:lang w:val="en-US" w:eastAsia="de-DE"/>
            </w:rPr>
          </w:rPrChange>
        </w:rPr>
        <w:t>They are to be</w:t>
      </w:r>
      <w:r w:rsidR="00022098" w:rsidRPr="009B7851">
        <w:rPr>
          <w:rFonts w:eastAsia="Times New Roman" w:cstheme="minorHAnsi"/>
          <w:lang w:val="en-US" w:eastAsia="de-DE"/>
          <w:rPrChange w:id="13" w:author="Bott, Maja" w:date="2026-02-04T14:47:00Z" w16du:dateUtc="2026-02-04T13:47:00Z">
            <w:rPr>
              <w:rFonts w:eastAsia="Times New Roman" w:cstheme="minorHAnsi"/>
              <w:highlight w:val="yellow"/>
              <w:lang w:val="en-US" w:eastAsia="de-DE"/>
            </w:rPr>
          </w:rPrChange>
        </w:rPr>
        <w:t xml:space="preserve"> </w:t>
      </w:r>
      <w:r w:rsidR="00022098" w:rsidRPr="009B7851">
        <w:rPr>
          <w:rFonts w:eastAsia="Times New Roman" w:cstheme="minorHAnsi"/>
          <w:b/>
          <w:bCs/>
          <w:lang w:val="en-US" w:eastAsia="de-DE"/>
          <w:rPrChange w:id="14" w:author="Bott, Maja" w:date="2026-02-04T14:47:00Z" w16du:dateUtc="2026-02-04T13:47:00Z">
            <w:rPr>
              <w:rFonts w:eastAsia="Times New Roman" w:cstheme="minorHAnsi"/>
              <w:b/>
              <w:bCs/>
              <w:highlight w:val="yellow"/>
              <w:lang w:val="en-US" w:eastAsia="de-DE"/>
            </w:rPr>
          </w:rPrChange>
        </w:rPr>
        <w:t>provided and</w:t>
      </w:r>
      <w:r w:rsidR="00AF6B4B" w:rsidRPr="009B7851">
        <w:rPr>
          <w:rFonts w:eastAsia="Times New Roman" w:cstheme="minorHAnsi"/>
          <w:b/>
          <w:bCs/>
          <w:lang w:val="en-US" w:eastAsia="de-DE"/>
          <w:rPrChange w:id="15" w:author="Bott, Maja" w:date="2026-02-04T14:47:00Z" w16du:dateUtc="2026-02-04T13:47:00Z">
            <w:rPr>
              <w:rFonts w:eastAsia="Times New Roman" w:cstheme="minorHAnsi"/>
              <w:b/>
              <w:bCs/>
              <w:highlight w:val="yellow"/>
              <w:lang w:val="en-US" w:eastAsia="de-DE"/>
            </w:rPr>
          </w:rPrChange>
        </w:rPr>
        <w:t xml:space="preserve"> updated</w:t>
      </w:r>
      <w:r w:rsidR="00AF6B4B" w:rsidRPr="009B7851">
        <w:rPr>
          <w:rFonts w:eastAsia="Times New Roman" w:cstheme="minorHAnsi"/>
          <w:lang w:val="en-US" w:eastAsia="de-DE"/>
          <w:rPrChange w:id="16" w:author="Bott, Maja" w:date="2026-02-04T14:47:00Z" w16du:dateUtc="2026-02-04T13:47:00Z">
            <w:rPr>
              <w:rFonts w:eastAsia="Times New Roman" w:cstheme="minorHAnsi"/>
              <w:highlight w:val="yellow"/>
              <w:lang w:val="en-US" w:eastAsia="de-DE"/>
            </w:rPr>
          </w:rPrChange>
        </w:rPr>
        <w:t xml:space="preserve"> </w:t>
      </w:r>
      <w:r w:rsidR="0079009B" w:rsidRPr="009B7851">
        <w:rPr>
          <w:rFonts w:eastAsia="Times New Roman" w:cstheme="minorHAnsi"/>
          <w:lang w:val="en-US" w:eastAsia="de-DE"/>
          <w:rPrChange w:id="17" w:author="Bott, Maja" w:date="2026-02-04T14:47:00Z" w16du:dateUtc="2026-02-04T13:47:00Z">
            <w:rPr>
              <w:rFonts w:eastAsia="Times New Roman" w:cstheme="minorHAnsi"/>
              <w:highlight w:val="yellow"/>
              <w:lang w:val="en-US" w:eastAsia="de-DE"/>
            </w:rPr>
          </w:rPrChange>
        </w:rPr>
        <w:t xml:space="preserve">with the following </w:t>
      </w:r>
      <w:r w:rsidR="00022098" w:rsidRPr="009B7851">
        <w:rPr>
          <w:rFonts w:eastAsia="Times New Roman" w:cstheme="minorHAnsi"/>
          <w:lang w:val="en-US" w:eastAsia="de-DE"/>
          <w:rPrChange w:id="18" w:author="Bott, Maja" w:date="2026-02-04T14:47:00Z" w16du:dateUtc="2026-02-04T13:47:00Z">
            <w:rPr>
              <w:rFonts w:eastAsia="Times New Roman" w:cstheme="minorHAnsi"/>
              <w:highlight w:val="yellow"/>
              <w:lang w:val="en-US" w:eastAsia="de-DE"/>
            </w:rPr>
          </w:rPrChange>
        </w:rPr>
        <w:t xml:space="preserve">general </w:t>
      </w:r>
      <w:r w:rsidR="006A734C" w:rsidRPr="009B7851">
        <w:rPr>
          <w:rFonts w:eastAsia="Times New Roman" w:cstheme="minorHAnsi"/>
          <w:lang w:val="en-US" w:eastAsia="de-DE"/>
          <w:rPrChange w:id="19" w:author="Bott, Maja" w:date="2026-02-04T14:47:00Z" w16du:dateUtc="2026-02-04T13:47:00Z">
            <w:rPr>
              <w:rFonts w:eastAsia="Times New Roman" w:cstheme="minorHAnsi"/>
              <w:highlight w:val="yellow"/>
              <w:lang w:val="en-US" w:eastAsia="de-DE"/>
            </w:rPr>
          </w:rPrChange>
        </w:rPr>
        <w:t>requirements</w:t>
      </w:r>
      <w:r w:rsidR="0079009B" w:rsidRPr="009B7851">
        <w:rPr>
          <w:rFonts w:eastAsia="Times New Roman" w:cstheme="minorHAnsi"/>
          <w:lang w:val="en-US" w:eastAsia="de-DE"/>
          <w:rPrChange w:id="20" w:author="Bott, Maja" w:date="2026-02-04T14:47:00Z" w16du:dateUtc="2026-02-04T13:47:00Z">
            <w:rPr>
              <w:rFonts w:eastAsia="Times New Roman" w:cstheme="minorHAnsi"/>
              <w:highlight w:val="yellow"/>
              <w:lang w:val="en-US" w:eastAsia="de-DE"/>
            </w:rPr>
          </w:rPrChange>
        </w:rPr>
        <w:t>:</w:t>
      </w:r>
      <w:r w:rsidR="0079009B" w:rsidRPr="009B7851">
        <w:rPr>
          <w:rFonts w:eastAsia="Times New Roman" w:cstheme="minorHAnsi"/>
          <w:lang w:val="en-US" w:eastAsia="de-DE"/>
        </w:rPr>
        <w:t xml:space="preserve"> </w:t>
      </w:r>
    </w:p>
    <w:p w14:paraId="45B5ACD3" w14:textId="337AE215" w:rsidR="00580824" w:rsidRPr="009B7851" w:rsidRDefault="0013565B" w:rsidP="0034117C">
      <w:pPr>
        <w:pStyle w:val="Listenabsatz"/>
        <w:numPr>
          <w:ilvl w:val="0"/>
          <w:numId w:val="4"/>
        </w:numPr>
        <w:spacing w:after="120"/>
        <w:ind w:left="708"/>
        <w:rPr>
          <w:rFonts w:eastAsia="Times New Roman" w:cstheme="minorHAnsi"/>
          <w:b/>
          <w:bCs/>
          <w:lang w:val="en-US" w:eastAsia="de-DE"/>
        </w:rPr>
      </w:pPr>
      <w:r w:rsidRPr="009B7851">
        <w:rPr>
          <w:rFonts w:eastAsia="Times New Roman" w:cstheme="minorHAnsi"/>
          <w:lang w:val="en-US" w:eastAsia="de-DE"/>
        </w:rPr>
        <w:t>T</w:t>
      </w:r>
      <w:r w:rsidR="0079009B" w:rsidRPr="009B7851">
        <w:rPr>
          <w:rFonts w:eastAsia="Times New Roman" w:cstheme="minorHAnsi"/>
          <w:lang w:val="en-US" w:eastAsia="de-DE"/>
        </w:rPr>
        <w:t>he</w:t>
      </w:r>
      <w:r w:rsidR="00203991" w:rsidRPr="009B7851">
        <w:rPr>
          <w:rFonts w:eastAsia="Times New Roman" w:cstheme="minorHAnsi"/>
          <w:lang w:val="en-US" w:eastAsia="de-DE"/>
        </w:rPr>
        <w:t xml:space="preserve"> project </w:t>
      </w:r>
      <w:r w:rsidR="0079009B" w:rsidRPr="009B7851">
        <w:rPr>
          <w:rFonts w:eastAsia="Times New Roman" w:cstheme="minorHAnsi"/>
          <w:lang w:val="en-US" w:eastAsia="de-DE"/>
        </w:rPr>
        <w:t xml:space="preserve">location data </w:t>
      </w:r>
      <w:r w:rsidRPr="009B7851">
        <w:rPr>
          <w:rFonts w:eastAsia="Times New Roman" w:cstheme="minorHAnsi"/>
          <w:lang w:val="en-US" w:eastAsia="de-DE"/>
        </w:rPr>
        <w:t>is to be submitted as an annex to the word or pdf-version of</w:t>
      </w:r>
      <w:r w:rsidR="00665493" w:rsidRPr="009B7851">
        <w:rPr>
          <w:rFonts w:eastAsia="Times New Roman" w:cstheme="minorHAnsi"/>
          <w:lang w:val="en-US" w:eastAsia="de-DE"/>
        </w:rPr>
        <w:t xml:space="preserve"> </w:t>
      </w:r>
      <w:r w:rsidRPr="009B7851">
        <w:rPr>
          <w:rFonts w:eastAsia="Times New Roman" w:cstheme="minorHAnsi"/>
          <w:lang w:val="en-US" w:eastAsia="de-DE"/>
        </w:rPr>
        <w:t>the report</w:t>
      </w:r>
      <w:r w:rsidR="00665493" w:rsidRPr="009B7851">
        <w:rPr>
          <w:rFonts w:eastAsia="Times New Roman" w:cstheme="minorHAnsi"/>
          <w:lang w:val="en-US" w:eastAsia="de-DE"/>
        </w:rPr>
        <w:t xml:space="preserve"> in a specific standardized file </w:t>
      </w:r>
      <w:r w:rsidR="00665493" w:rsidRPr="009B7851">
        <w:rPr>
          <w:rFonts w:eastAsia="Times New Roman" w:cstheme="minorHAnsi"/>
          <w:lang w:val="en-US" w:eastAsia="de-DE"/>
          <w:rPrChange w:id="21" w:author="Bott, Maja" w:date="2026-02-04T14:47:00Z" w16du:dateUtc="2026-02-04T13:47:00Z">
            <w:rPr>
              <w:rFonts w:eastAsia="Times New Roman" w:cstheme="minorHAnsi"/>
              <w:highlight w:val="yellow"/>
              <w:lang w:val="en-US" w:eastAsia="de-DE"/>
            </w:rPr>
          </w:rPrChange>
        </w:rPr>
        <w:t xml:space="preserve">format </w:t>
      </w:r>
      <w:r w:rsidR="006A734C" w:rsidRPr="009B7851">
        <w:rPr>
          <w:rFonts w:eastAsia="Times New Roman" w:cstheme="minorHAnsi"/>
          <w:lang w:val="en-US" w:eastAsia="de-DE"/>
          <w:rPrChange w:id="22" w:author="Bott, Maja" w:date="2026-02-04T14:47:00Z" w16du:dateUtc="2026-02-04T13:47:00Z">
            <w:rPr>
              <w:rFonts w:eastAsia="Times New Roman" w:cstheme="minorHAnsi"/>
              <w:highlight w:val="yellow"/>
              <w:lang w:val="en-US" w:eastAsia="de-DE"/>
            </w:rPr>
          </w:rPrChange>
        </w:rPr>
        <w:t xml:space="preserve">provided as part of the </w:t>
      </w:r>
      <w:r w:rsidR="00580824" w:rsidRPr="009B7851">
        <w:rPr>
          <w:rFonts w:eastAsia="Times New Roman" w:cstheme="minorHAnsi"/>
          <w:lang w:val="en-US" w:eastAsia="de-DE"/>
          <w:rPrChange w:id="23" w:author="Bott, Maja" w:date="2026-02-04T14:47:00Z" w16du:dateUtc="2026-02-04T13:47:00Z">
            <w:rPr>
              <w:rFonts w:eastAsia="Times New Roman" w:cstheme="minorHAnsi"/>
              <w:highlight w:val="yellow"/>
              <w:lang w:val="en-US" w:eastAsia="de-DE"/>
            </w:rPr>
          </w:rPrChange>
        </w:rPr>
        <w:t xml:space="preserve">present </w:t>
      </w:r>
      <w:r w:rsidR="006A734C" w:rsidRPr="009B7851">
        <w:rPr>
          <w:rFonts w:eastAsia="Times New Roman" w:cstheme="minorHAnsi"/>
          <w:lang w:val="en-US" w:eastAsia="de-DE"/>
          <w:rPrChange w:id="24" w:author="Bott, Maja" w:date="2026-02-04T14:47:00Z" w16du:dateUtc="2026-02-04T13:47:00Z">
            <w:rPr>
              <w:rFonts w:eastAsia="Times New Roman" w:cstheme="minorHAnsi"/>
              <w:highlight w:val="yellow"/>
              <w:lang w:val="en-US" w:eastAsia="de-DE"/>
            </w:rPr>
          </w:rPrChange>
        </w:rPr>
        <w:t xml:space="preserve">ToR </w:t>
      </w:r>
      <w:r w:rsidR="00AF513D" w:rsidRPr="009B7851">
        <w:rPr>
          <w:rFonts w:eastAsia="Times New Roman" w:cstheme="minorHAnsi"/>
          <w:lang w:val="en-US" w:eastAsia="de-DE"/>
          <w:rPrChange w:id="25" w:author="Bott, Maja" w:date="2026-02-04T14:47:00Z" w16du:dateUtc="2026-02-04T13:47:00Z">
            <w:rPr>
              <w:rFonts w:eastAsia="Times New Roman" w:cstheme="minorHAnsi"/>
              <w:highlight w:val="yellow"/>
              <w:lang w:val="en-US" w:eastAsia="de-DE"/>
            </w:rPr>
          </w:rPrChange>
        </w:rPr>
        <w:t>on the following website:</w:t>
      </w:r>
      <w:r w:rsidR="00AF513D" w:rsidRPr="009B7851">
        <w:rPr>
          <w:rFonts w:eastAsia="Times New Roman" w:cstheme="minorHAnsi"/>
          <w:lang w:val="en-US" w:eastAsia="de-DE"/>
        </w:rPr>
        <w:t xml:space="preserve"> </w:t>
      </w:r>
      <w:r w:rsidR="00792BB7" w:rsidRPr="009B7851">
        <w:fldChar w:fldCharType="begin"/>
      </w:r>
      <w:r w:rsidR="00792BB7" w:rsidRPr="009B7851">
        <w:rPr>
          <w:lang w:val="en-GB"/>
          <w:rPrChange w:id="26" w:author="Bott, Maja" w:date="2026-02-04T14:47:00Z" w16du:dateUtc="2026-02-04T13:47:00Z">
            <w:rPr/>
          </w:rPrChange>
        </w:rPr>
        <w:instrText>HYPERLINK "https://mapme-initiative.github.io/project_location_model/annex1.html"</w:instrText>
      </w:r>
      <w:r w:rsidR="00792BB7" w:rsidRPr="009B7851">
        <w:fldChar w:fldCharType="separate"/>
      </w:r>
      <w:r w:rsidR="00792BB7" w:rsidRPr="009B7851">
        <w:rPr>
          <w:rStyle w:val="Hyperlink"/>
          <w:rFonts w:asciiTheme="minorHAnsi" w:eastAsia="Times New Roman" w:hAnsiTheme="minorHAnsi" w:cstheme="minorHAnsi"/>
          <w:b/>
          <w:bCs/>
          <w:sz w:val="24"/>
          <w:lang w:val="en-US" w:eastAsia="de-DE"/>
        </w:rPr>
        <w:t>https://mapme-initiative.github.io/project_location_model/annex1.html</w:t>
      </w:r>
      <w:r w:rsidR="00792BB7" w:rsidRPr="009B7851">
        <w:fldChar w:fldCharType="end"/>
      </w:r>
    </w:p>
    <w:p w14:paraId="01E297A2" w14:textId="16469EE5" w:rsidR="003D1E8B" w:rsidRPr="009B7851" w:rsidRDefault="00814172" w:rsidP="003D1E8B">
      <w:pPr>
        <w:numPr>
          <w:ilvl w:val="1"/>
          <w:numId w:val="9"/>
        </w:numPr>
        <w:spacing w:before="100" w:beforeAutospacing="1" w:after="120"/>
        <w:rPr>
          <w:rFonts w:eastAsia="Times New Roman" w:cstheme="minorHAnsi"/>
          <w:lang w:val="en-GB" w:eastAsia="de-DE"/>
        </w:rPr>
      </w:pPr>
      <w:r w:rsidRPr="009B7851">
        <w:rPr>
          <w:rFonts w:eastAsia="Times New Roman" w:cstheme="minorHAnsi"/>
          <w:lang w:val="en-GB" w:eastAsia="de-DE"/>
        </w:rPr>
        <w:t xml:space="preserve">The provided </w:t>
      </w:r>
      <w:ins w:id="27" w:author="Butz, Christoph" w:date="2026-02-04T13:30:00Z" w16du:dateUtc="2026-02-04T12:30:00Z">
        <w:r w:rsidR="00736265" w:rsidRPr="009B7851">
          <w:rPr>
            <w:rFonts w:eastAsia="Times New Roman" w:cstheme="minorHAnsi"/>
            <w:lang w:val="en-GB" w:eastAsia="de-DE"/>
          </w:rPr>
          <w:t xml:space="preserve">Excel </w:t>
        </w:r>
      </w:ins>
      <w:r w:rsidR="003C68D1" w:rsidRPr="009B7851">
        <w:rPr>
          <w:rFonts w:eastAsia="Times New Roman" w:cstheme="minorHAnsi"/>
          <w:lang w:val="en-GB" w:eastAsia="de-DE"/>
          <w:rPrChange w:id="28" w:author="Bott, Maja" w:date="2026-02-04T14:47:00Z" w16du:dateUtc="2026-02-04T13:47:00Z">
            <w:rPr>
              <w:rFonts w:eastAsia="Times New Roman" w:cstheme="minorHAnsi"/>
              <w:highlight w:val="yellow"/>
              <w:lang w:val="en-GB" w:eastAsia="de-DE"/>
            </w:rPr>
          </w:rPrChange>
        </w:rPr>
        <w:t>template</w:t>
      </w:r>
      <w:r w:rsidRPr="009B7851">
        <w:rPr>
          <w:rFonts w:eastAsia="Times New Roman" w:cstheme="minorHAnsi"/>
          <w:lang w:val="en-GB" w:eastAsia="de-DE"/>
        </w:rPr>
        <w:t xml:space="preserve"> requires </w:t>
      </w:r>
      <w:r w:rsidR="003C68D1" w:rsidRPr="009B7851">
        <w:rPr>
          <w:rFonts w:eastAsia="Times New Roman" w:cstheme="minorHAnsi"/>
          <w:lang w:val="en-GB" w:eastAsia="de-DE"/>
        </w:rPr>
        <w:t xml:space="preserve">the provision of </w:t>
      </w:r>
      <w:r w:rsidRPr="009B7851">
        <w:rPr>
          <w:rFonts w:eastAsia="Times New Roman" w:cstheme="minorHAnsi"/>
          <w:lang w:val="en-GB" w:eastAsia="de-DE"/>
        </w:rPr>
        <w:t xml:space="preserve">standard project data in accordance with the </w:t>
      </w:r>
      <w:r w:rsidRPr="009B7851">
        <w:rPr>
          <w:rFonts w:eastAsia="Times New Roman" w:cstheme="minorHAnsi"/>
          <w:b/>
          <w:bCs/>
          <w:lang w:val="en-GB" w:eastAsia="de-DE"/>
        </w:rPr>
        <w:t>common requirements</w:t>
      </w:r>
      <w:r w:rsidRPr="009B7851">
        <w:rPr>
          <w:rFonts w:eastAsia="Times New Roman" w:cstheme="minorHAnsi"/>
          <w:lang w:val="en-GB" w:eastAsia="de-DE"/>
        </w:rPr>
        <w:t xml:space="preserve"> (chapter 2) </w:t>
      </w:r>
      <w:r w:rsidRPr="009B7851">
        <w:rPr>
          <w:rFonts w:eastAsia="Times New Roman" w:cstheme="minorHAnsi"/>
          <w:b/>
          <w:bCs/>
          <w:lang w:val="en-GB" w:eastAsia="de-DE"/>
        </w:rPr>
        <w:t>of the general KfW reporting</w:t>
      </w:r>
      <w:r w:rsidRPr="009B7851">
        <w:rPr>
          <w:rFonts w:eastAsia="Times New Roman" w:cstheme="minorHAnsi"/>
          <w:lang w:val="en-GB" w:eastAsia="de-DE"/>
        </w:rPr>
        <w:t xml:space="preserve"> </w:t>
      </w:r>
      <w:r w:rsidRPr="009B7851">
        <w:rPr>
          <w:rFonts w:eastAsia="Times New Roman" w:cstheme="minorHAnsi"/>
          <w:b/>
          <w:bCs/>
          <w:lang w:val="en-GB" w:eastAsia="de-DE"/>
        </w:rPr>
        <w:t>requirements</w:t>
      </w:r>
      <w:r w:rsidRPr="009B7851">
        <w:rPr>
          <w:rFonts w:eastAsia="Times New Roman" w:cstheme="minorHAnsi"/>
          <w:lang w:val="en-GB" w:eastAsia="de-DE"/>
        </w:rPr>
        <w:t xml:space="preserve">. </w:t>
      </w:r>
      <w:r w:rsidR="00BA23FF" w:rsidRPr="009B7851">
        <w:rPr>
          <w:rFonts w:eastAsia="Times New Roman" w:cstheme="minorHAnsi"/>
          <w:lang w:val="en-GB" w:eastAsia="de-DE"/>
        </w:rPr>
        <w:t>All data fields are mandatory.</w:t>
      </w:r>
      <w:r w:rsidR="00AF38D8" w:rsidRPr="009B7851">
        <w:rPr>
          <w:rFonts w:eastAsia="Times New Roman" w:cstheme="minorHAnsi"/>
          <w:lang w:val="en-GB" w:eastAsia="de-DE"/>
        </w:rPr>
        <w:t xml:space="preserve"> </w:t>
      </w:r>
    </w:p>
    <w:p w14:paraId="4CC85FF8" w14:textId="22EF7DDC" w:rsidR="00814172" w:rsidRPr="009B7851" w:rsidRDefault="00814172" w:rsidP="003D1E8B">
      <w:pPr>
        <w:numPr>
          <w:ilvl w:val="1"/>
          <w:numId w:val="9"/>
        </w:numPr>
        <w:spacing w:before="100" w:beforeAutospacing="1" w:after="120"/>
        <w:rPr>
          <w:rFonts w:eastAsia="Times New Roman" w:cstheme="minorHAnsi"/>
          <w:lang w:val="en-GB" w:eastAsia="de-DE"/>
        </w:rPr>
      </w:pPr>
      <w:r w:rsidRPr="009B7851">
        <w:rPr>
          <w:rFonts w:eastAsia="Times New Roman" w:cstheme="minorHAnsi"/>
          <w:lang w:val="en-GB" w:eastAsia="de-DE"/>
        </w:rPr>
        <w:t xml:space="preserve">All planned </w:t>
      </w:r>
      <w:r w:rsidR="00815384" w:rsidRPr="009B7851">
        <w:rPr>
          <w:rFonts w:eastAsia="Times New Roman" w:cstheme="minorHAnsi"/>
          <w:lang w:val="en-GB" w:eastAsia="de-DE"/>
        </w:rPr>
        <w:t xml:space="preserve">or existing </w:t>
      </w:r>
      <w:r w:rsidRPr="009B7851">
        <w:rPr>
          <w:rFonts w:eastAsia="Times New Roman" w:cstheme="minorHAnsi"/>
          <w:lang w:val="en-GB" w:eastAsia="de-DE"/>
          <w:rPrChange w:id="29" w:author="Bott, Maja" w:date="2026-02-04T14:47:00Z" w16du:dateUtc="2026-02-04T13:47:00Z">
            <w:rPr>
              <w:rFonts w:eastAsia="Times New Roman" w:cstheme="minorHAnsi"/>
              <w:highlight w:val="yellow"/>
              <w:lang w:val="en-GB" w:eastAsia="de-DE"/>
            </w:rPr>
          </w:rPrChange>
        </w:rPr>
        <w:t xml:space="preserve">project locations </w:t>
      </w:r>
      <w:r w:rsidR="00665493" w:rsidRPr="009B7851">
        <w:rPr>
          <w:rFonts w:eastAsia="Times New Roman" w:cstheme="minorHAnsi"/>
          <w:lang w:val="en-GB" w:eastAsia="de-DE"/>
          <w:rPrChange w:id="30" w:author="Bott, Maja" w:date="2026-02-04T14:47:00Z" w16du:dateUtc="2026-02-04T13:47:00Z">
            <w:rPr>
              <w:rFonts w:eastAsia="Times New Roman" w:cstheme="minorHAnsi"/>
              <w:highlight w:val="yellow"/>
              <w:lang w:val="en-GB" w:eastAsia="de-DE"/>
            </w:rPr>
          </w:rPrChange>
        </w:rPr>
        <w:t xml:space="preserve">with their main activities </w:t>
      </w:r>
      <w:r w:rsidR="00815384" w:rsidRPr="009B7851">
        <w:rPr>
          <w:rFonts w:eastAsia="Times New Roman" w:cstheme="minorHAnsi"/>
          <w:lang w:val="en-GB" w:eastAsia="de-DE"/>
          <w:rPrChange w:id="31" w:author="Bott, Maja" w:date="2026-02-04T14:47:00Z" w16du:dateUtc="2026-02-04T13:47:00Z">
            <w:rPr>
              <w:rFonts w:eastAsia="Times New Roman" w:cstheme="minorHAnsi"/>
              <w:highlight w:val="yellow"/>
              <w:lang w:val="en-GB" w:eastAsia="de-DE"/>
            </w:rPr>
          </w:rPrChange>
        </w:rPr>
        <w:t xml:space="preserve">and respective attributes </w:t>
      </w:r>
      <w:r w:rsidR="00665493" w:rsidRPr="009B7851">
        <w:rPr>
          <w:rFonts w:eastAsia="Times New Roman" w:cstheme="minorHAnsi"/>
          <w:lang w:val="en-GB" w:eastAsia="de-DE"/>
          <w:rPrChange w:id="32" w:author="Bott, Maja" w:date="2026-02-04T14:47:00Z" w16du:dateUtc="2026-02-04T13:47:00Z">
            <w:rPr>
              <w:rFonts w:eastAsia="Times New Roman" w:cstheme="minorHAnsi"/>
              <w:highlight w:val="yellow"/>
              <w:lang w:val="en-GB" w:eastAsia="de-DE"/>
            </w:rPr>
          </w:rPrChange>
        </w:rPr>
        <w:t>and coordinates</w:t>
      </w:r>
      <w:r w:rsidR="00665493" w:rsidRPr="009B7851">
        <w:rPr>
          <w:rFonts w:eastAsia="Times New Roman" w:cstheme="minorHAnsi"/>
          <w:lang w:val="en-GB" w:eastAsia="de-DE"/>
        </w:rPr>
        <w:t xml:space="preserve"> </w:t>
      </w:r>
      <w:r w:rsidRPr="009B7851">
        <w:rPr>
          <w:rFonts w:eastAsia="Times New Roman" w:cstheme="minorHAnsi"/>
          <w:lang w:val="en-GB" w:eastAsia="de-DE"/>
        </w:rPr>
        <w:t xml:space="preserve">shall be inserted </w:t>
      </w:r>
      <w:r w:rsidR="00815384" w:rsidRPr="009B7851">
        <w:rPr>
          <w:rFonts w:eastAsia="Times New Roman" w:cstheme="minorHAnsi"/>
          <w:lang w:val="en-GB" w:eastAsia="de-DE"/>
        </w:rPr>
        <w:t>in</w:t>
      </w:r>
      <w:r w:rsidRPr="009B7851">
        <w:rPr>
          <w:rFonts w:eastAsia="Times New Roman" w:cstheme="minorHAnsi"/>
          <w:lang w:val="en-GB" w:eastAsia="de-DE"/>
        </w:rPr>
        <w:t xml:space="preserve">to the template row by row. </w:t>
      </w:r>
      <w:r w:rsidR="00815384" w:rsidRPr="009B7851">
        <w:rPr>
          <w:rFonts w:eastAsia="Times New Roman" w:cstheme="minorHAnsi"/>
          <w:lang w:val="en-GB" w:eastAsia="de-DE"/>
        </w:rPr>
        <w:t xml:space="preserve">One row is equivalent to one project location. In case it is not self-evident how the locations of the project are to be defined (e.g. in some cases, it makes sense to summarize </w:t>
      </w:r>
      <w:proofErr w:type="gramStart"/>
      <w:r w:rsidR="00815384" w:rsidRPr="009B7851">
        <w:rPr>
          <w:rFonts w:eastAsia="Times New Roman" w:cstheme="minorHAnsi"/>
          <w:lang w:val="en-GB" w:eastAsia="de-DE"/>
        </w:rPr>
        <w:t>a number of</w:t>
      </w:r>
      <w:proofErr w:type="gramEnd"/>
      <w:r w:rsidR="00815384" w:rsidRPr="009B7851">
        <w:rPr>
          <w:rFonts w:eastAsia="Times New Roman" w:cstheme="minorHAnsi"/>
          <w:lang w:val="en-GB" w:eastAsia="de-DE"/>
        </w:rPr>
        <w:t xml:space="preserve"> small </w:t>
      </w:r>
      <w:r w:rsidR="00BA23FF" w:rsidRPr="009B7851">
        <w:rPr>
          <w:rFonts w:eastAsia="Times New Roman" w:cstheme="minorHAnsi"/>
          <w:lang w:val="en-GB" w:eastAsia="de-DE"/>
        </w:rPr>
        <w:t>sites</w:t>
      </w:r>
      <w:r w:rsidR="00022098" w:rsidRPr="009B7851">
        <w:rPr>
          <w:rFonts w:eastAsia="Times New Roman" w:cstheme="minorHAnsi"/>
          <w:lang w:val="en-GB" w:eastAsia="de-DE"/>
        </w:rPr>
        <w:t xml:space="preserve"> </w:t>
      </w:r>
      <w:r w:rsidR="00022098" w:rsidRPr="009B7851">
        <w:rPr>
          <w:rFonts w:eastAsia="Times New Roman" w:cstheme="minorHAnsi"/>
          <w:lang w:val="en-GB" w:eastAsia="de-DE"/>
          <w:rPrChange w:id="33" w:author="Bott, Maja" w:date="2026-02-04T14:47:00Z" w16du:dateUtc="2026-02-04T13:47:00Z">
            <w:rPr>
              <w:rFonts w:eastAsia="Times New Roman" w:cstheme="minorHAnsi"/>
              <w:highlight w:val="yellow"/>
              <w:lang w:val="en-GB" w:eastAsia="de-DE"/>
            </w:rPr>
          </w:rPrChange>
        </w:rPr>
        <w:t>or various activities</w:t>
      </w:r>
      <w:r w:rsidR="00815384" w:rsidRPr="009B7851">
        <w:rPr>
          <w:rFonts w:eastAsia="Times New Roman" w:cstheme="minorHAnsi"/>
          <w:lang w:val="en-GB" w:eastAsia="de-DE"/>
        </w:rPr>
        <w:t xml:space="preserve"> in one community under one project location, in other cases it doesn’t), this shall be clarified </w:t>
      </w:r>
      <w:r w:rsidR="00BA23FF" w:rsidRPr="009B7851">
        <w:rPr>
          <w:rFonts w:eastAsia="Times New Roman" w:cstheme="minorHAnsi"/>
          <w:lang w:val="en-GB" w:eastAsia="de-DE"/>
        </w:rPr>
        <w:t xml:space="preserve">in advance </w:t>
      </w:r>
      <w:r w:rsidR="00815384" w:rsidRPr="009B7851">
        <w:rPr>
          <w:rFonts w:eastAsia="Times New Roman" w:cstheme="minorHAnsi"/>
          <w:lang w:val="en-GB" w:eastAsia="de-DE"/>
        </w:rPr>
        <w:t xml:space="preserve">with the recipient parties of the project reports. </w:t>
      </w:r>
    </w:p>
    <w:p w14:paraId="7A927EB2" w14:textId="585B3183" w:rsidR="003D1E8B" w:rsidRPr="009B7851" w:rsidRDefault="00FE0954" w:rsidP="003D1E8B">
      <w:pPr>
        <w:numPr>
          <w:ilvl w:val="1"/>
          <w:numId w:val="9"/>
        </w:numPr>
        <w:spacing w:before="100" w:beforeAutospacing="1" w:after="120"/>
        <w:rPr>
          <w:rFonts w:eastAsia="Times New Roman" w:cstheme="minorHAnsi"/>
          <w:lang w:val="en-GB" w:eastAsia="de-DE"/>
        </w:rPr>
      </w:pPr>
      <w:bookmarkStart w:id="34" w:name="_Hlk101459614"/>
      <w:r w:rsidRPr="009B7851">
        <w:rPr>
          <w:rFonts w:eastAsia="Times New Roman" w:cstheme="minorHAnsi"/>
          <w:lang w:val="en-GB" w:eastAsia="de-DE"/>
        </w:rPr>
        <w:t xml:space="preserve">For each project location there </w:t>
      </w:r>
      <w:r w:rsidR="008750EA" w:rsidRPr="009B7851">
        <w:rPr>
          <w:rFonts w:eastAsia="Times New Roman" w:cstheme="minorHAnsi"/>
          <w:lang w:val="en-GB" w:eastAsia="de-DE"/>
        </w:rPr>
        <w:t>should be one</w:t>
      </w:r>
      <w:r w:rsidRPr="009B7851">
        <w:rPr>
          <w:rFonts w:eastAsia="Times New Roman" w:cstheme="minorHAnsi"/>
          <w:lang w:val="en-GB" w:eastAsia="de-DE"/>
        </w:rPr>
        <w:t xml:space="preserve"> </w:t>
      </w:r>
      <w:r w:rsidRPr="009B7851">
        <w:rPr>
          <w:rFonts w:eastAsia="Times New Roman" w:cstheme="minorHAnsi"/>
          <w:b/>
          <w:bCs/>
          <w:lang w:val="en-GB" w:eastAsia="de-DE"/>
        </w:rPr>
        <w:t>exact or approximate geolocation</w:t>
      </w:r>
      <w:r w:rsidRPr="009B7851">
        <w:rPr>
          <w:rFonts w:eastAsia="Times New Roman" w:cstheme="minorHAnsi"/>
          <w:lang w:val="en-GB" w:eastAsia="de-DE"/>
        </w:rPr>
        <w:t xml:space="preserve"> dataset</w:t>
      </w:r>
      <w:r w:rsidR="00F72C10" w:rsidRPr="009B7851">
        <w:rPr>
          <w:rFonts w:eastAsia="Times New Roman" w:cstheme="minorHAnsi"/>
          <w:lang w:val="en-GB" w:eastAsia="de-DE"/>
        </w:rPr>
        <w:t xml:space="preserve">, which is to be updated in the above-stated regular </w:t>
      </w:r>
      <w:r w:rsidR="0092006D" w:rsidRPr="009B7851">
        <w:rPr>
          <w:rFonts w:eastAsia="Times New Roman" w:cstheme="minorHAnsi"/>
          <w:lang w:val="en-GB" w:eastAsia="de-DE"/>
        </w:rPr>
        <w:t xml:space="preserve">reporting </w:t>
      </w:r>
      <w:r w:rsidR="00F72C10" w:rsidRPr="009B7851">
        <w:rPr>
          <w:rFonts w:eastAsia="Times New Roman" w:cstheme="minorHAnsi"/>
          <w:lang w:val="en-GB" w:eastAsia="de-DE"/>
        </w:rPr>
        <w:t>intervals</w:t>
      </w:r>
      <w:r w:rsidRPr="009B7851">
        <w:rPr>
          <w:rFonts w:eastAsia="Times New Roman" w:cstheme="minorHAnsi"/>
          <w:lang w:val="en-GB" w:eastAsia="de-DE"/>
        </w:rPr>
        <w:t>. The</w:t>
      </w:r>
      <w:r w:rsidR="002A4A9A" w:rsidRPr="009B7851">
        <w:rPr>
          <w:rFonts w:eastAsia="Times New Roman" w:cstheme="minorHAnsi"/>
          <w:lang w:val="en-GB" w:eastAsia="de-DE"/>
        </w:rPr>
        <w:t xml:space="preserve"> Details </w:t>
      </w:r>
      <w:r w:rsidRPr="009B7851">
        <w:rPr>
          <w:rFonts w:eastAsia="Times New Roman" w:cstheme="minorHAnsi"/>
          <w:lang w:val="en-GB" w:eastAsia="de-DE"/>
        </w:rPr>
        <w:t xml:space="preserve">are explained in </w:t>
      </w:r>
      <w:r w:rsidRPr="009B7851">
        <w:rPr>
          <w:b/>
          <w:bCs/>
          <w:lang w:val="en-GB"/>
        </w:rPr>
        <w:t xml:space="preserve">KfW’s Project Location Model </w:t>
      </w:r>
      <w:bookmarkStart w:id="35" w:name="_Hlk219989057"/>
      <w:bookmarkEnd w:id="34"/>
      <w:ins w:id="36" w:author="Butz, Christoph" w:date="2026-02-04T13:31:00Z" w16du:dateUtc="2026-02-04T12:31:00Z">
        <w:r w:rsidR="00736265" w:rsidRPr="009B7851">
          <w:rPr>
            <w:lang w:val="en-GB"/>
            <w:rPrChange w:id="37" w:author="Bott, Maja" w:date="2026-02-04T14:47:00Z" w16du:dateUtc="2026-02-04T13:47:00Z">
              <w:rPr>
                <w:b/>
                <w:bCs/>
                <w:lang w:val="en-GB"/>
              </w:rPr>
            </w:rPrChange>
          </w:rPr>
          <w:t>itself</w:t>
        </w:r>
        <w:r w:rsidR="00736265" w:rsidRPr="009B7851">
          <w:rPr>
            <w:b/>
            <w:bCs/>
            <w:lang w:val="en-GB"/>
          </w:rPr>
          <w:t xml:space="preserve"> </w:t>
        </w:r>
      </w:ins>
      <w:r w:rsidR="00022098" w:rsidRPr="009B7851">
        <w:rPr>
          <w:i/>
          <w:iCs/>
          <w:lang w:val="en-GB"/>
          <w:rPrChange w:id="38" w:author="Bott, Maja" w:date="2026-02-04T14:47:00Z" w16du:dateUtc="2026-02-04T13:47:00Z">
            <w:rPr>
              <w:b/>
              <w:bCs/>
              <w:i/>
              <w:iCs/>
              <w:highlight w:val="yellow"/>
              <w:lang w:val="en-GB"/>
            </w:rPr>
          </w:rPrChange>
        </w:rPr>
        <w:t>(see link above</w:t>
      </w:r>
      <w:r w:rsidR="00022098" w:rsidRPr="009B7851">
        <w:rPr>
          <w:lang w:val="en-GB"/>
          <w:rPrChange w:id="39" w:author="Bott, Maja" w:date="2026-02-04T14:47:00Z" w16du:dateUtc="2026-02-04T13:47:00Z">
            <w:rPr>
              <w:b/>
              <w:bCs/>
              <w:lang w:val="en-GB"/>
            </w:rPr>
          </w:rPrChange>
        </w:rPr>
        <w:t>).</w:t>
      </w:r>
    </w:p>
    <w:bookmarkEnd w:id="35"/>
    <w:p w14:paraId="002ACC3A" w14:textId="2D6A4140" w:rsidR="00814172" w:rsidRPr="009B7851" w:rsidRDefault="002A4A9A" w:rsidP="003D1E8B">
      <w:pPr>
        <w:numPr>
          <w:ilvl w:val="1"/>
          <w:numId w:val="9"/>
        </w:numPr>
        <w:spacing w:before="100" w:beforeAutospacing="1" w:after="120"/>
        <w:rPr>
          <w:rFonts w:eastAsia="Times New Roman" w:cstheme="minorHAnsi"/>
          <w:lang w:val="en-GB" w:eastAsia="de-DE"/>
        </w:rPr>
      </w:pPr>
      <w:r w:rsidRPr="009B7851">
        <w:rPr>
          <w:rFonts w:eastAsia="Times New Roman" w:cstheme="minorHAnsi"/>
          <w:lang w:val="en-GB" w:eastAsia="de-DE"/>
        </w:rPr>
        <w:t>If a Geographic Information System (GIS)</w:t>
      </w:r>
      <w:del w:id="40" w:author="Butz, Christoph" w:date="2026-02-04T13:32:00Z" w16du:dateUtc="2026-02-04T12:32:00Z">
        <w:r w:rsidRPr="009B7851" w:rsidDel="00736265">
          <w:rPr>
            <w:rFonts w:eastAsia="Times New Roman" w:cstheme="minorHAnsi"/>
            <w:lang w:val="en-GB" w:eastAsia="de-DE"/>
          </w:rPr>
          <w:delText>, (Remote) Management Information System (R/MIS) or Maintenance Management System (MMS)</w:delText>
        </w:r>
      </w:del>
      <w:ins w:id="41" w:author="Butz, Christoph" w:date="2026-02-04T13:32:00Z" w16du:dateUtc="2026-02-04T12:32:00Z">
        <w:r w:rsidR="00736265" w:rsidRPr="009B7851">
          <w:rPr>
            <w:rFonts w:eastAsia="Times New Roman" w:cstheme="minorHAnsi"/>
            <w:lang w:val="en-GB" w:eastAsia="de-DE"/>
          </w:rPr>
          <w:t xml:space="preserve"> or equivalent</w:t>
        </w:r>
      </w:ins>
      <w:r w:rsidR="00305C81" w:rsidRPr="009B7851">
        <w:rPr>
          <w:rFonts w:eastAsia="Times New Roman" w:cstheme="minorHAnsi"/>
          <w:lang w:val="en-GB" w:eastAsia="de-DE"/>
        </w:rPr>
        <w:t xml:space="preserve"> </w:t>
      </w:r>
      <w:r w:rsidRPr="009B7851">
        <w:rPr>
          <w:rFonts w:eastAsia="Times New Roman" w:cstheme="minorHAnsi"/>
          <w:lang w:val="en-GB" w:eastAsia="de-DE"/>
        </w:rPr>
        <w:t xml:space="preserve">is used in the project, then the existing location IDs </w:t>
      </w:r>
      <w:r w:rsidR="003D1E8B" w:rsidRPr="009B7851">
        <w:rPr>
          <w:rFonts w:eastAsia="Times New Roman" w:cstheme="minorHAnsi"/>
          <w:lang w:val="en-GB" w:eastAsia="de-DE"/>
        </w:rPr>
        <w:t xml:space="preserve">should </w:t>
      </w:r>
      <w:r w:rsidRPr="009B7851">
        <w:rPr>
          <w:rFonts w:eastAsia="Times New Roman" w:cstheme="minorHAnsi"/>
          <w:lang w:val="en-GB" w:eastAsia="de-DE"/>
        </w:rPr>
        <w:t xml:space="preserve">be entered also in the Excel </w:t>
      </w:r>
      <w:commentRangeStart w:id="42"/>
      <w:del w:id="43" w:author="Bott, Maja" w:date="2026-02-04T14:47:00Z" w16du:dateUtc="2026-02-04T13:47:00Z">
        <w:r w:rsidR="00155AB5" w:rsidRPr="009B7851" w:rsidDel="009B7851">
          <w:rPr>
            <w:rFonts w:eastAsia="Times New Roman" w:cstheme="minorHAnsi"/>
            <w:lang w:val="en-GB" w:eastAsia="de-DE"/>
          </w:rPr>
          <w:delText xml:space="preserve">/ KML </w:delText>
        </w:r>
      </w:del>
      <w:commentRangeEnd w:id="42"/>
      <w:r w:rsidR="009B7851">
        <w:rPr>
          <w:rStyle w:val="Kommentarzeichen"/>
        </w:rPr>
        <w:commentReference w:id="42"/>
      </w:r>
      <w:r w:rsidRPr="009B7851">
        <w:rPr>
          <w:rFonts w:eastAsia="Times New Roman" w:cstheme="minorHAnsi"/>
          <w:lang w:val="en-GB" w:eastAsia="de-DE"/>
        </w:rPr>
        <w:t xml:space="preserve">template </w:t>
      </w:r>
      <w:r w:rsidR="003D1E8B" w:rsidRPr="009B7851">
        <w:rPr>
          <w:rFonts w:eastAsia="Times New Roman" w:cstheme="minorHAnsi"/>
          <w:lang w:val="en-GB" w:eastAsia="de-DE"/>
        </w:rPr>
        <w:t xml:space="preserve">in the </w:t>
      </w:r>
      <w:r w:rsidR="00FA454C" w:rsidRPr="009B7851">
        <w:rPr>
          <w:rFonts w:eastAsia="Times New Roman" w:cstheme="minorHAnsi"/>
          <w:lang w:val="en-GB" w:eastAsia="de-DE"/>
        </w:rPr>
        <w:t>Column</w:t>
      </w:r>
      <w:r w:rsidR="003D1E8B" w:rsidRPr="009B7851">
        <w:rPr>
          <w:rFonts w:eastAsia="Times New Roman" w:cstheme="minorHAnsi"/>
          <w:lang w:val="en-GB" w:eastAsia="de-DE"/>
        </w:rPr>
        <w:t xml:space="preserve"> ”location name</w:t>
      </w:r>
      <w:r w:rsidR="000F1081" w:rsidRPr="009B7851">
        <w:rPr>
          <w:rFonts w:eastAsia="Times New Roman" w:cstheme="minorHAnsi"/>
          <w:lang w:val="en-GB" w:eastAsia="de-DE"/>
        </w:rPr>
        <w:t xml:space="preserve">” </w:t>
      </w:r>
      <w:r w:rsidR="003D1E8B" w:rsidRPr="009B7851">
        <w:rPr>
          <w:rFonts w:eastAsia="Times New Roman" w:cstheme="minorHAnsi"/>
          <w:lang w:val="en-GB" w:eastAsia="de-DE"/>
        </w:rPr>
        <w:t xml:space="preserve">as part of the location name </w:t>
      </w:r>
      <w:r w:rsidRPr="009B7851">
        <w:rPr>
          <w:rFonts w:eastAsia="Times New Roman" w:cstheme="minorHAnsi"/>
          <w:lang w:val="en-GB" w:eastAsia="de-DE"/>
        </w:rPr>
        <w:t xml:space="preserve">in the project location data </w:t>
      </w:r>
      <w:r w:rsidR="000F1081" w:rsidRPr="009B7851">
        <w:rPr>
          <w:rFonts w:eastAsia="Times New Roman" w:cstheme="minorHAnsi"/>
          <w:lang w:val="en-GB" w:eastAsia="de-DE"/>
        </w:rPr>
        <w:t>Excel</w:t>
      </w:r>
      <w:r w:rsidR="00155AB5" w:rsidRPr="009B7851">
        <w:rPr>
          <w:rFonts w:eastAsia="Times New Roman" w:cstheme="minorHAnsi"/>
          <w:lang w:val="en-GB" w:eastAsia="de-DE"/>
        </w:rPr>
        <w:t xml:space="preserve"> </w:t>
      </w:r>
      <w:del w:id="44" w:author="Butz, Christoph" w:date="2026-02-04T13:32:00Z" w16du:dateUtc="2026-02-04T12:32:00Z">
        <w:r w:rsidR="00155AB5" w:rsidRPr="009B7851" w:rsidDel="0023232A">
          <w:rPr>
            <w:rFonts w:eastAsia="Times New Roman" w:cstheme="minorHAnsi"/>
            <w:lang w:val="en-GB" w:eastAsia="de-DE"/>
          </w:rPr>
          <w:delText xml:space="preserve">/ KML </w:delText>
        </w:r>
      </w:del>
      <w:r w:rsidRPr="009B7851">
        <w:rPr>
          <w:rFonts w:eastAsia="Times New Roman" w:cstheme="minorHAnsi"/>
          <w:lang w:val="en-GB" w:eastAsia="de-DE"/>
        </w:rPr>
        <w:t xml:space="preserve">template. </w:t>
      </w:r>
      <w:r w:rsidR="0037147A" w:rsidRPr="009B7851">
        <w:rPr>
          <w:rFonts w:eastAsia="Times New Roman" w:cstheme="minorHAnsi"/>
          <w:lang w:val="en-GB" w:eastAsia="de-DE"/>
          <w:rPrChange w:id="45" w:author="Bott, Maja" w:date="2026-02-04T14:47:00Z" w16du:dateUtc="2026-02-04T13:47:00Z">
            <w:rPr>
              <w:rFonts w:eastAsia="Times New Roman" w:cstheme="minorHAnsi"/>
              <w:highlight w:val="yellow"/>
              <w:lang w:val="en-GB" w:eastAsia="de-DE"/>
            </w:rPr>
          </w:rPrChange>
        </w:rPr>
        <w:t xml:space="preserve">Equally, if </w:t>
      </w:r>
      <w:del w:id="46" w:author="Butz, Christoph" w:date="2026-02-04T13:33:00Z" w16du:dateUtc="2026-02-04T12:33:00Z">
        <w:r w:rsidR="0037147A" w:rsidRPr="009B7851" w:rsidDel="0023232A">
          <w:rPr>
            <w:rFonts w:eastAsia="Times New Roman" w:cstheme="minorHAnsi"/>
            <w:lang w:val="en-GB" w:eastAsia="de-DE"/>
            <w:rPrChange w:id="47" w:author="Bott, Maja" w:date="2026-02-04T14:47:00Z" w16du:dateUtc="2026-02-04T13:47:00Z">
              <w:rPr>
                <w:rFonts w:eastAsia="Times New Roman" w:cstheme="minorHAnsi"/>
                <w:highlight w:val="yellow"/>
                <w:lang w:val="en-GB" w:eastAsia="de-DE"/>
              </w:rPr>
            </w:rPrChange>
          </w:rPr>
          <w:delText xml:space="preserve">you are submitting </w:delText>
        </w:r>
      </w:del>
      <w:r w:rsidR="0037147A" w:rsidRPr="009B7851">
        <w:rPr>
          <w:rFonts w:eastAsia="Times New Roman" w:cstheme="minorHAnsi"/>
          <w:lang w:val="en-GB" w:eastAsia="de-DE"/>
          <w:rPrChange w:id="48" w:author="Bott, Maja" w:date="2026-02-04T14:47:00Z" w16du:dateUtc="2026-02-04T13:47:00Z">
            <w:rPr>
              <w:rFonts w:eastAsia="Times New Roman" w:cstheme="minorHAnsi"/>
              <w:highlight w:val="yellow"/>
              <w:lang w:val="en-GB" w:eastAsia="de-DE"/>
            </w:rPr>
          </w:rPrChange>
        </w:rPr>
        <w:t>line</w:t>
      </w:r>
      <w:r w:rsidR="00022098" w:rsidRPr="009B7851">
        <w:rPr>
          <w:rFonts w:eastAsia="Times New Roman" w:cstheme="minorHAnsi"/>
          <w:lang w:val="en-GB" w:eastAsia="de-DE"/>
          <w:rPrChange w:id="49" w:author="Bott, Maja" w:date="2026-02-04T14:47:00Z" w16du:dateUtc="2026-02-04T13:47:00Z">
            <w:rPr>
              <w:rFonts w:eastAsia="Times New Roman" w:cstheme="minorHAnsi"/>
              <w:highlight w:val="yellow"/>
              <w:lang w:val="en-GB" w:eastAsia="de-DE"/>
            </w:rPr>
          </w:rPrChange>
        </w:rPr>
        <w:t>s</w:t>
      </w:r>
      <w:r w:rsidR="0037147A" w:rsidRPr="009B7851">
        <w:rPr>
          <w:rFonts w:eastAsia="Times New Roman" w:cstheme="minorHAnsi"/>
          <w:lang w:val="en-GB" w:eastAsia="de-DE"/>
          <w:rPrChange w:id="50" w:author="Bott, Maja" w:date="2026-02-04T14:47:00Z" w16du:dateUtc="2026-02-04T13:47:00Z">
            <w:rPr>
              <w:rFonts w:eastAsia="Times New Roman" w:cstheme="minorHAnsi"/>
              <w:highlight w:val="yellow"/>
              <w:lang w:val="en-GB" w:eastAsia="de-DE"/>
            </w:rPr>
          </w:rPrChange>
        </w:rPr>
        <w:t xml:space="preserve"> or polygon data</w:t>
      </w:r>
      <w:ins w:id="51" w:author="Butz, Christoph" w:date="2026-02-04T13:33:00Z" w16du:dateUtc="2026-02-04T12:33:00Z">
        <w:r w:rsidR="0023232A" w:rsidRPr="009B7851">
          <w:rPr>
            <w:rFonts w:eastAsia="Times New Roman" w:cstheme="minorHAnsi"/>
            <w:lang w:val="en-GB" w:eastAsia="de-DE"/>
            <w:rPrChange w:id="52" w:author="Bott, Maja" w:date="2026-02-04T14:47:00Z" w16du:dateUtc="2026-02-04T13:47:00Z">
              <w:rPr>
                <w:rFonts w:eastAsia="Times New Roman" w:cstheme="minorHAnsi"/>
                <w:highlight w:val="yellow"/>
                <w:lang w:val="en-GB" w:eastAsia="de-DE"/>
              </w:rPr>
            </w:rPrChange>
          </w:rPr>
          <w:t xml:space="preserve"> is submitted</w:t>
        </w:r>
      </w:ins>
      <w:r w:rsidR="0037147A" w:rsidRPr="009B7851">
        <w:rPr>
          <w:rFonts w:eastAsia="Times New Roman" w:cstheme="minorHAnsi"/>
          <w:lang w:val="en-GB" w:eastAsia="de-DE"/>
          <w:rPrChange w:id="53" w:author="Bott, Maja" w:date="2026-02-04T14:47:00Z" w16du:dateUtc="2026-02-04T13:47:00Z">
            <w:rPr>
              <w:rFonts w:eastAsia="Times New Roman" w:cstheme="minorHAnsi"/>
              <w:highlight w:val="yellow"/>
              <w:lang w:val="en-GB" w:eastAsia="de-DE"/>
            </w:rPr>
          </w:rPrChange>
        </w:rPr>
        <w:t xml:space="preserve">, </w:t>
      </w:r>
      <w:del w:id="54" w:author="Butz, Christoph" w:date="2026-02-04T13:33:00Z" w16du:dateUtc="2026-02-04T12:33:00Z">
        <w:r w:rsidR="0037147A" w:rsidRPr="009B7851" w:rsidDel="0023232A">
          <w:rPr>
            <w:rFonts w:eastAsia="Times New Roman" w:cstheme="minorHAnsi"/>
            <w:lang w:val="en-GB" w:eastAsia="de-DE"/>
            <w:rPrChange w:id="55" w:author="Bott, Maja" w:date="2026-02-04T14:47:00Z" w16du:dateUtc="2026-02-04T13:47:00Z">
              <w:rPr>
                <w:rFonts w:eastAsia="Times New Roman" w:cstheme="minorHAnsi"/>
                <w:highlight w:val="yellow"/>
                <w:lang w:val="en-GB" w:eastAsia="de-DE"/>
              </w:rPr>
            </w:rPrChange>
          </w:rPr>
          <w:delText xml:space="preserve">you should ensure that your </w:delText>
        </w:r>
      </w:del>
      <w:ins w:id="56" w:author="Butz, Christoph" w:date="2026-02-04T13:33:00Z" w16du:dateUtc="2026-02-04T12:33:00Z">
        <w:r w:rsidR="0023232A" w:rsidRPr="009B7851">
          <w:rPr>
            <w:rFonts w:eastAsia="Times New Roman" w:cstheme="minorHAnsi"/>
            <w:lang w:val="en-GB" w:eastAsia="de-DE"/>
            <w:rPrChange w:id="57" w:author="Bott, Maja" w:date="2026-02-04T14:47:00Z" w16du:dateUtc="2026-02-04T13:47:00Z">
              <w:rPr>
                <w:rFonts w:eastAsia="Times New Roman" w:cstheme="minorHAnsi"/>
                <w:highlight w:val="yellow"/>
                <w:lang w:val="en-GB" w:eastAsia="de-DE"/>
              </w:rPr>
            </w:rPrChange>
          </w:rPr>
          <w:t xml:space="preserve">the </w:t>
        </w:r>
      </w:ins>
      <w:r w:rsidR="0037147A" w:rsidRPr="009B7851">
        <w:rPr>
          <w:rFonts w:eastAsia="Times New Roman" w:cstheme="minorHAnsi"/>
          <w:lang w:val="en-GB" w:eastAsia="de-DE"/>
          <w:rPrChange w:id="58" w:author="Bott, Maja" w:date="2026-02-04T14:47:00Z" w16du:dateUtc="2026-02-04T13:47:00Z">
            <w:rPr>
              <w:rFonts w:eastAsia="Times New Roman" w:cstheme="minorHAnsi"/>
              <w:highlight w:val="yellow"/>
              <w:lang w:val="en-GB" w:eastAsia="de-DE"/>
            </w:rPr>
          </w:rPrChange>
        </w:rPr>
        <w:t xml:space="preserve">“location name” </w:t>
      </w:r>
      <w:del w:id="59" w:author="Butz, Christoph" w:date="2026-02-04T13:33:00Z" w16du:dateUtc="2026-02-04T12:33:00Z">
        <w:r w:rsidR="0037147A" w:rsidRPr="009B7851" w:rsidDel="0023232A">
          <w:rPr>
            <w:rFonts w:eastAsia="Times New Roman" w:cstheme="minorHAnsi"/>
            <w:lang w:val="en-GB" w:eastAsia="de-DE"/>
            <w:rPrChange w:id="60" w:author="Bott, Maja" w:date="2026-02-04T14:47:00Z" w16du:dateUtc="2026-02-04T13:47:00Z">
              <w:rPr>
                <w:rFonts w:eastAsia="Times New Roman" w:cstheme="minorHAnsi"/>
                <w:highlight w:val="yellow"/>
                <w:lang w:val="en-GB" w:eastAsia="de-DE"/>
              </w:rPr>
            </w:rPrChange>
          </w:rPr>
          <w:delText xml:space="preserve">is </w:delText>
        </w:r>
      </w:del>
      <w:ins w:id="61" w:author="Butz, Christoph" w:date="2026-02-04T13:33:00Z" w16du:dateUtc="2026-02-04T12:33:00Z">
        <w:r w:rsidR="0023232A" w:rsidRPr="009B7851">
          <w:rPr>
            <w:rFonts w:eastAsia="Times New Roman" w:cstheme="minorHAnsi"/>
            <w:lang w:val="en-GB" w:eastAsia="de-DE"/>
            <w:rPrChange w:id="62" w:author="Bott, Maja" w:date="2026-02-04T14:47:00Z" w16du:dateUtc="2026-02-04T13:47:00Z">
              <w:rPr>
                <w:rFonts w:eastAsia="Times New Roman" w:cstheme="minorHAnsi"/>
                <w:highlight w:val="yellow"/>
                <w:lang w:val="en-GB" w:eastAsia="de-DE"/>
              </w:rPr>
            </w:rPrChange>
          </w:rPr>
          <w:t xml:space="preserve">must be </w:t>
        </w:r>
      </w:ins>
      <w:r w:rsidR="0037147A" w:rsidRPr="009B7851">
        <w:rPr>
          <w:rFonts w:eastAsia="Times New Roman" w:cstheme="minorHAnsi"/>
          <w:lang w:val="en-GB" w:eastAsia="de-DE"/>
          <w:rPrChange w:id="63" w:author="Bott, Maja" w:date="2026-02-04T14:47:00Z" w16du:dateUtc="2026-02-04T13:47:00Z">
            <w:rPr>
              <w:rFonts w:eastAsia="Times New Roman" w:cstheme="minorHAnsi"/>
              <w:highlight w:val="yellow"/>
              <w:lang w:val="en-GB" w:eastAsia="de-DE"/>
            </w:rPr>
          </w:rPrChange>
        </w:rPr>
        <w:t xml:space="preserve">uniquely defined in each row, so that </w:t>
      </w:r>
      <w:del w:id="64" w:author="Butz, Christoph" w:date="2026-02-04T13:33:00Z" w16du:dateUtc="2026-02-04T12:33:00Z">
        <w:r w:rsidR="0037147A" w:rsidRPr="009B7851" w:rsidDel="0023232A">
          <w:rPr>
            <w:rFonts w:eastAsia="Times New Roman" w:cstheme="minorHAnsi"/>
            <w:lang w:val="en-GB" w:eastAsia="de-DE"/>
            <w:rPrChange w:id="65" w:author="Bott, Maja" w:date="2026-02-04T14:47:00Z" w16du:dateUtc="2026-02-04T13:47:00Z">
              <w:rPr>
                <w:rFonts w:eastAsia="Times New Roman" w:cstheme="minorHAnsi"/>
                <w:highlight w:val="yellow"/>
                <w:lang w:val="en-GB" w:eastAsia="de-DE"/>
              </w:rPr>
            </w:rPrChange>
          </w:rPr>
          <w:delText xml:space="preserve">your </w:delText>
        </w:r>
      </w:del>
      <w:r w:rsidR="0037147A" w:rsidRPr="009B7851">
        <w:rPr>
          <w:rFonts w:eastAsia="Times New Roman" w:cstheme="minorHAnsi"/>
          <w:lang w:val="en-GB" w:eastAsia="de-DE"/>
          <w:rPrChange w:id="66" w:author="Bott, Maja" w:date="2026-02-04T14:47:00Z" w16du:dateUtc="2026-02-04T13:47:00Z">
            <w:rPr>
              <w:rFonts w:eastAsia="Times New Roman" w:cstheme="minorHAnsi"/>
              <w:highlight w:val="yellow"/>
              <w:lang w:val="en-GB" w:eastAsia="de-DE"/>
            </w:rPr>
          </w:rPrChange>
        </w:rPr>
        <w:t xml:space="preserve">coordinates </w:t>
      </w:r>
      <w:r w:rsidR="005723AC" w:rsidRPr="009B7851">
        <w:rPr>
          <w:rFonts w:eastAsia="Times New Roman" w:cstheme="minorHAnsi"/>
          <w:lang w:val="en-GB" w:eastAsia="de-DE"/>
          <w:rPrChange w:id="67" w:author="Bott, Maja" w:date="2026-02-04T14:47:00Z" w16du:dateUtc="2026-02-04T13:47:00Z">
            <w:rPr>
              <w:rFonts w:eastAsia="Times New Roman" w:cstheme="minorHAnsi"/>
              <w:highlight w:val="yellow"/>
              <w:lang w:val="en-GB" w:eastAsia="de-DE"/>
            </w:rPr>
          </w:rPrChange>
        </w:rPr>
        <w:t>can</w:t>
      </w:r>
      <w:r w:rsidR="0037147A" w:rsidRPr="009B7851">
        <w:rPr>
          <w:rFonts w:eastAsia="Times New Roman" w:cstheme="minorHAnsi"/>
          <w:lang w:val="en-GB" w:eastAsia="de-DE"/>
          <w:rPrChange w:id="68" w:author="Bott, Maja" w:date="2026-02-04T14:47:00Z" w16du:dateUtc="2026-02-04T13:47:00Z">
            <w:rPr>
              <w:rFonts w:eastAsia="Times New Roman" w:cstheme="minorHAnsi"/>
              <w:highlight w:val="yellow"/>
              <w:lang w:val="en-GB" w:eastAsia="de-DE"/>
            </w:rPr>
          </w:rPrChange>
        </w:rPr>
        <w:t xml:space="preserve"> be</w:t>
      </w:r>
      <w:r w:rsidR="005723AC" w:rsidRPr="009B7851">
        <w:rPr>
          <w:rFonts w:eastAsia="Times New Roman" w:cstheme="minorHAnsi"/>
          <w:lang w:val="en-GB" w:eastAsia="de-DE"/>
          <w:rPrChange w:id="69" w:author="Bott, Maja" w:date="2026-02-04T14:47:00Z" w16du:dateUtc="2026-02-04T13:47:00Z">
            <w:rPr>
              <w:rFonts w:eastAsia="Times New Roman" w:cstheme="minorHAnsi"/>
              <w:highlight w:val="yellow"/>
              <w:lang w:val="en-GB" w:eastAsia="de-DE"/>
            </w:rPr>
          </w:rPrChange>
        </w:rPr>
        <w:t xml:space="preserve"> </w:t>
      </w:r>
      <w:r w:rsidR="0037147A" w:rsidRPr="009B7851">
        <w:rPr>
          <w:rFonts w:eastAsia="Times New Roman" w:cstheme="minorHAnsi"/>
          <w:lang w:val="en-GB" w:eastAsia="de-DE"/>
          <w:rPrChange w:id="70" w:author="Bott, Maja" w:date="2026-02-04T14:47:00Z" w16du:dateUtc="2026-02-04T13:47:00Z">
            <w:rPr>
              <w:rFonts w:eastAsia="Times New Roman" w:cstheme="minorHAnsi"/>
              <w:highlight w:val="yellow"/>
              <w:lang w:val="en-GB" w:eastAsia="de-DE"/>
            </w:rPr>
          </w:rPrChange>
        </w:rPr>
        <w:t>assigne</w:t>
      </w:r>
      <w:r w:rsidR="005723AC" w:rsidRPr="009B7851">
        <w:rPr>
          <w:rFonts w:eastAsia="Times New Roman" w:cstheme="minorHAnsi"/>
          <w:lang w:val="en-GB" w:eastAsia="de-DE"/>
          <w:rPrChange w:id="71" w:author="Bott, Maja" w:date="2026-02-04T14:47:00Z" w16du:dateUtc="2026-02-04T13:47:00Z">
            <w:rPr>
              <w:rFonts w:eastAsia="Times New Roman" w:cstheme="minorHAnsi"/>
              <w:highlight w:val="yellow"/>
              <w:lang w:val="en-GB" w:eastAsia="de-DE"/>
            </w:rPr>
          </w:rPrChange>
        </w:rPr>
        <w:t>d correctly.</w:t>
      </w:r>
      <w:r w:rsidR="0037147A" w:rsidRPr="009B7851">
        <w:rPr>
          <w:rFonts w:eastAsia="Times New Roman" w:cstheme="minorHAnsi"/>
          <w:lang w:val="en-GB" w:eastAsia="de-DE"/>
        </w:rPr>
        <w:t xml:space="preserve"> </w:t>
      </w:r>
      <w:r w:rsidR="00022098" w:rsidRPr="009B7851">
        <w:rPr>
          <w:rFonts w:eastAsia="Times New Roman" w:cstheme="minorHAnsi"/>
          <w:lang w:val="en-GB" w:eastAsia="de-DE"/>
        </w:rPr>
        <w:t xml:space="preserve">Such </w:t>
      </w:r>
      <w:r w:rsidR="00022098" w:rsidRPr="009B7851">
        <w:rPr>
          <w:rFonts w:eastAsia="Times New Roman" w:cstheme="minorHAnsi"/>
          <w:lang w:val="en-GB" w:eastAsia="de-DE"/>
          <w:rPrChange w:id="72" w:author="Bott, Maja" w:date="2026-02-04T14:47:00Z" w16du:dateUtc="2026-02-04T13:47:00Z">
            <w:rPr>
              <w:rFonts w:eastAsia="Times New Roman" w:cstheme="minorHAnsi"/>
              <w:highlight w:val="yellow"/>
              <w:lang w:val="en-GB" w:eastAsia="de-DE"/>
            </w:rPr>
          </w:rPrChange>
        </w:rPr>
        <w:t xml:space="preserve">uniquely defined location name IDs </w:t>
      </w:r>
      <w:r w:rsidRPr="009B7851">
        <w:rPr>
          <w:rFonts w:eastAsia="Times New Roman" w:cstheme="minorHAnsi"/>
          <w:lang w:val="en-GB" w:eastAsia="de-DE"/>
          <w:rPrChange w:id="73" w:author="Bott, Maja" w:date="2026-02-04T14:47:00Z" w16du:dateUtc="2026-02-04T13:47:00Z">
            <w:rPr>
              <w:rFonts w:eastAsia="Times New Roman" w:cstheme="minorHAnsi"/>
              <w:highlight w:val="yellow"/>
              <w:lang w:val="en-GB" w:eastAsia="de-DE"/>
            </w:rPr>
          </w:rPrChange>
        </w:rPr>
        <w:t>make</w:t>
      </w:r>
      <w:r w:rsidR="00022098" w:rsidRPr="009B7851">
        <w:rPr>
          <w:rFonts w:eastAsia="Times New Roman" w:cstheme="minorHAnsi"/>
          <w:lang w:val="en-GB" w:eastAsia="de-DE"/>
        </w:rPr>
        <w:t xml:space="preserve"> </w:t>
      </w:r>
      <w:r w:rsidRPr="009B7851">
        <w:rPr>
          <w:rFonts w:eastAsia="Times New Roman" w:cstheme="minorHAnsi"/>
          <w:lang w:val="en-GB" w:eastAsia="de-DE"/>
        </w:rPr>
        <w:t>it easier to check location data across project partner systems and verify the use of funds.</w:t>
      </w:r>
    </w:p>
    <w:p w14:paraId="3E3C35AC" w14:textId="5DB2E911" w:rsidR="003D1E8B" w:rsidRPr="009B7851" w:rsidRDefault="003D1E8B" w:rsidP="003D1E8B">
      <w:pPr>
        <w:numPr>
          <w:ilvl w:val="1"/>
          <w:numId w:val="9"/>
        </w:numPr>
        <w:spacing w:before="100" w:beforeAutospacing="1" w:after="120"/>
        <w:rPr>
          <w:rFonts w:eastAsia="Times New Roman" w:cstheme="minorHAnsi"/>
          <w:lang w:val="en-GB" w:eastAsia="de-DE"/>
          <w:rPrChange w:id="74" w:author="Bott, Maja" w:date="2026-02-04T14:47:00Z" w16du:dateUtc="2026-02-04T13:47:00Z">
            <w:rPr>
              <w:rFonts w:eastAsia="Times New Roman" w:cstheme="minorHAnsi"/>
              <w:highlight w:val="yellow"/>
              <w:lang w:val="en-GB" w:eastAsia="de-DE"/>
            </w:rPr>
          </w:rPrChange>
        </w:rPr>
      </w:pPr>
      <w:r w:rsidRPr="009B7851">
        <w:rPr>
          <w:rFonts w:eastAsia="Times New Roman" w:cstheme="minorHAnsi"/>
          <w:lang w:val="en-GB" w:eastAsia="de-DE"/>
        </w:rPr>
        <w:t xml:space="preserve">The frequency of location data reporting and changes </w:t>
      </w:r>
      <w:del w:id="75" w:author="Butz, Christoph" w:date="2026-02-04T13:34:00Z" w16du:dateUtc="2026-02-04T12:34:00Z">
        <w:r w:rsidRPr="009B7851" w:rsidDel="0023232A">
          <w:rPr>
            <w:rFonts w:eastAsia="Times New Roman" w:cstheme="minorHAnsi"/>
            <w:lang w:val="en-GB" w:eastAsia="de-DE"/>
          </w:rPr>
          <w:delText>is in accordance</w:delText>
        </w:r>
      </w:del>
      <w:ins w:id="76" w:author="Butz, Christoph" w:date="2026-02-04T13:34:00Z" w16du:dateUtc="2026-02-04T12:34:00Z">
        <w:r w:rsidR="0023232A" w:rsidRPr="009B7851">
          <w:rPr>
            <w:rFonts w:eastAsia="Times New Roman" w:cstheme="minorHAnsi"/>
            <w:lang w:val="en-GB" w:eastAsia="de-DE"/>
          </w:rPr>
          <w:t>corresponds</w:t>
        </w:r>
      </w:ins>
      <w:r w:rsidRPr="009B7851">
        <w:rPr>
          <w:rFonts w:eastAsia="Times New Roman" w:cstheme="minorHAnsi"/>
          <w:lang w:val="en-GB" w:eastAsia="de-DE"/>
        </w:rPr>
        <w:t xml:space="preserve"> to the general KfW reporting requirements (</w:t>
      </w:r>
      <w:bookmarkStart w:id="77" w:name="_Hlk82172452"/>
      <w:r w:rsidRPr="009B7851">
        <w:rPr>
          <w:rFonts w:eastAsia="Times New Roman" w:cstheme="minorHAnsi"/>
          <w:lang w:val="en-GB" w:eastAsia="de-DE"/>
        </w:rPr>
        <w:t xml:space="preserve">chapter 6.1: Progress of Services and </w:t>
      </w:r>
      <w:r w:rsidRPr="009B7851">
        <w:rPr>
          <w:rFonts w:eastAsia="Times New Roman" w:cstheme="minorHAnsi"/>
          <w:lang w:val="en-GB" w:eastAsia="de-DE"/>
        </w:rPr>
        <w:lastRenderedPageBreak/>
        <w:t>Works)</w:t>
      </w:r>
      <w:ins w:id="78" w:author="Butz, Christoph" w:date="2026-02-04T13:35:00Z" w16du:dateUtc="2026-02-04T12:35:00Z">
        <w:r w:rsidR="0023232A" w:rsidRPr="009B7851">
          <w:rPr>
            <w:rFonts w:eastAsia="Times New Roman" w:cstheme="minorHAnsi"/>
            <w:lang w:val="en-GB" w:eastAsia="de-DE"/>
          </w:rPr>
          <w:t xml:space="preserve">: </w:t>
        </w:r>
      </w:ins>
      <w:del w:id="79" w:author="Butz, Christoph" w:date="2026-02-04T13:35:00Z" w16du:dateUtc="2026-02-04T12:35:00Z">
        <w:r w:rsidRPr="009B7851" w:rsidDel="0023232A">
          <w:rPr>
            <w:rFonts w:eastAsia="Times New Roman" w:cstheme="minorHAnsi"/>
            <w:lang w:val="en-GB" w:eastAsia="de-DE"/>
          </w:rPr>
          <w:delText xml:space="preserve"> –</w:delText>
        </w:r>
      </w:del>
      <w:r w:rsidRPr="009B7851">
        <w:rPr>
          <w:rFonts w:eastAsia="Times New Roman" w:cstheme="minorHAnsi"/>
          <w:lang w:val="en-GB" w:eastAsia="de-DE"/>
        </w:rPr>
        <w:t>annually or bi-annually</w:t>
      </w:r>
      <w:del w:id="80" w:author="Butz, Christoph" w:date="2026-02-04T13:35:00Z" w16du:dateUtc="2026-02-04T12:35:00Z">
        <w:r w:rsidRPr="009B7851" w:rsidDel="0023232A">
          <w:rPr>
            <w:rFonts w:eastAsia="Times New Roman" w:cstheme="minorHAnsi"/>
            <w:lang w:val="en-GB" w:eastAsia="de-DE"/>
          </w:rPr>
          <w:delText xml:space="preserve"> or other</w:delText>
        </w:r>
      </w:del>
      <w:r w:rsidRPr="009B7851">
        <w:rPr>
          <w:rFonts w:eastAsia="Times New Roman" w:cstheme="minorHAnsi"/>
          <w:lang w:val="en-GB" w:eastAsia="de-DE"/>
        </w:rPr>
        <w:t>, depending on the type of project</w:t>
      </w:r>
      <w:bookmarkEnd w:id="77"/>
      <w:r w:rsidR="005723AC" w:rsidRPr="009B7851">
        <w:rPr>
          <w:rFonts w:eastAsia="Times New Roman" w:cstheme="minorHAnsi"/>
          <w:lang w:val="en-GB" w:eastAsia="de-DE"/>
          <w:rPrChange w:id="81" w:author="Bott, Maja" w:date="2026-02-04T14:47:00Z" w16du:dateUtc="2026-02-04T13:47:00Z">
            <w:rPr>
              <w:rFonts w:eastAsia="Times New Roman" w:cstheme="minorHAnsi"/>
              <w:highlight w:val="yellow"/>
              <w:lang w:val="en-GB" w:eastAsia="de-DE"/>
            </w:rPr>
          </w:rPrChange>
        </w:rPr>
        <w:t xml:space="preserve">, </w:t>
      </w:r>
      <w:ins w:id="82" w:author="Butz, Christoph" w:date="2026-02-04T13:35:00Z" w16du:dateUtc="2026-02-04T12:35:00Z">
        <w:r w:rsidR="0023232A" w:rsidRPr="009B7851">
          <w:rPr>
            <w:rFonts w:eastAsia="Times New Roman" w:cstheme="minorHAnsi"/>
            <w:lang w:val="en-GB" w:eastAsia="de-DE"/>
            <w:rPrChange w:id="83" w:author="Bott, Maja" w:date="2026-02-04T14:47:00Z" w16du:dateUtc="2026-02-04T13:47:00Z">
              <w:rPr>
                <w:rFonts w:eastAsia="Times New Roman" w:cstheme="minorHAnsi"/>
                <w:highlight w:val="yellow"/>
                <w:lang w:val="en-GB" w:eastAsia="de-DE"/>
              </w:rPr>
            </w:rPrChange>
          </w:rPr>
          <w:t xml:space="preserve">and </w:t>
        </w:r>
      </w:ins>
      <w:r w:rsidR="005723AC" w:rsidRPr="009B7851">
        <w:rPr>
          <w:rFonts w:eastAsia="Times New Roman" w:cstheme="minorHAnsi"/>
          <w:lang w:val="en-GB" w:eastAsia="de-DE"/>
          <w:rPrChange w:id="84" w:author="Bott, Maja" w:date="2026-02-04T14:47:00Z" w16du:dateUtc="2026-02-04T13:47:00Z">
            <w:rPr>
              <w:rFonts w:eastAsia="Times New Roman" w:cstheme="minorHAnsi"/>
              <w:highlight w:val="yellow"/>
              <w:lang w:val="en-GB" w:eastAsia="de-DE"/>
            </w:rPr>
          </w:rPrChange>
        </w:rPr>
        <w:t>if not otherwise agreed by the PEA and KfW.</w:t>
      </w:r>
    </w:p>
    <w:p w14:paraId="16C902A8" w14:textId="3A39A084" w:rsidR="006F0A14" w:rsidRPr="009B7851" w:rsidRDefault="006F0A14" w:rsidP="006F0A14">
      <w:pPr>
        <w:numPr>
          <w:ilvl w:val="1"/>
          <w:numId w:val="9"/>
        </w:numPr>
        <w:spacing w:before="100" w:beforeAutospacing="1" w:after="120"/>
        <w:rPr>
          <w:rFonts w:eastAsia="Times New Roman" w:cstheme="minorHAnsi"/>
          <w:lang w:val="en-GB" w:eastAsia="de-DE"/>
        </w:rPr>
      </w:pPr>
      <w:r w:rsidRPr="009B7851">
        <w:rPr>
          <w:rFonts w:eastAsia="Times New Roman" w:cstheme="minorHAnsi"/>
          <w:lang w:val="en-GB" w:eastAsia="de-DE"/>
        </w:rPr>
        <w:t xml:space="preserve">Before submitting an update of </w:t>
      </w:r>
      <w:del w:id="85" w:author="Butz, Christoph" w:date="2026-02-04T13:35:00Z" w16du:dateUtc="2026-02-04T12:35:00Z">
        <w:r w:rsidRPr="009B7851" w:rsidDel="0023232A">
          <w:rPr>
            <w:rFonts w:eastAsia="Times New Roman" w:cstheme="minorHAnsi"/>
            <w:lang w:val="en-GB" w:eastAsia="de-DE"/>
          </w:rPr>
          <w:delText xml:space="preserve">you </w:delText>
        </w:r>
      </w:del>
      <w:ins w:id="86" w:author="Butz, Christoph" w:date="2026-02-04T13:35:00Z" w16du:dateUtc="2026-02-04T12:35:00Z">
        <w:r w:rsidR="0023232A" w:rsidRPr="009B7851">
          <w:rPr>
            <w:rFonts w:eastAsia="Times New Roman" w:cstheme="minorHAnsi"/>
            <w:lang w:val="en-GB" w:eastAsia="de-DE"/>
          </w:rPr>
          <w:t xml:space="preserve">the location </w:t>
        </w:r>
      </w:ins>
      <w:r w:rsidRPr="009B7851">
        <w:rPr>
          <w:rFonts w:eastAsia="Times New Roman" w:cstheme="minorHAnsi"/>
          <w:lang w:val="en-GB" w:eastAsia="de-DE"/>
        </w:rPr>
        <w:t xml:space="preserve">data </w:t>
      </w:r>
      <w:del w:id="87" w:author="Butz, Christoph" w:date="2026-02-04T13:35:00Z" w16du:dateUtc="2026-02-04T12:35:00Z">
        <w:r w:rsidRPr="009B7851" w:rsidDel="0023232A">
          <w:rPr>
            <w:rFonts w:eastAsia="Times New Roman" w:cstheme="minorHAnsi"/>
            <w:lang w:val="en-GB" w:eastAsia="de-DE"/>
          </w:rPr>
          <w:delText xml:space="preserve">for </w:delText>
        </w:r>
      </w:del>
      <w:ins w:id="88" w:author="Butz, Christoph" w:date="2026-02-04T13:35:00Z" w16du:dateUtc="2026-02-04T12:35:00Z">
        <w:r w:rsidR="0023232A" w:rsidRPr="009B7851">
          <w:rPr>
            <w:rFonts w:eastAsia="Times New Roman" w:cstheme="minorHAnsi"/>
            <w:lang w:val="en-GB" w:eastAsia="de-DE"/>
          </w:rPr>
          <w:t xml:space="preserve">to </w:t>
        </w:r>
      </w:ins>
      <w:r w:rsidRPr="009B7851">
        <w:rPr>
          <w:rFonts w:eastAsia="Times New Roman" w:cstheme="minorHAnsi"/>
          <w:lang w:val="en-GB" w:eastAsia="de-DE"/>
        </w:rPr>
        <w:t xml:space="preserve">KfW, please check on the above website for the </w:t>
      </w:r>
      <w:r w:rsidRPr="009B7851">
        <w:rPr>
          <w:rFonts w:eastAsia="Times New Roman" w:cstheme="minorHAnsi"/>
          <w:b/>
          <w:bCs/>
          <w:lang w:val="en-GB" w:eastAsia="de-DE"/>
        </w:rPr>
        <w:t>latest version of the data model template</w:t>
      </w:r>
      <w:r w:rsidRPr="009B7851">
        <w:rPr>
          <w:rFonts w:eastAsia="Times New Roman" w:cstheme="minorHAnsi"/>
          <w:lang w:val="en-GB" w:eastAsia="de-DE"/>
        </w:rPr>
        <w:t xml:space="preserve">. Only the current template version will pass the </w:t>
      </w:r>
      <w:ins w:id="89" w:author="Butz, Christoph" w:date="2026-02-04T13:36:00Z" w16du:dateUtc="2026-02-04T12:36:00Z">
        <w:r w:rsidR="00BD593C" w:rsidRPr="009B7851">
          <w:rPr>
            <w:rFonts w:eastAsia="Times New Roman" w:cstheme="minorHAnsi"/>
            <w:lang w:val="en-GB" w:eastAsia="de-DE"/>
          </w:rPr>
          <w:t xml:space="preserve">automatic </w:t>
        </w:r>
      </w:ins>
      <w:r w:rsidRPr="009B7851">
        <w:rPr>
          <w:rFonts w:eastAsia="Times New Roman" w:cstheme="minorHAnsi"/>
          <w:lang w:val="en-GB" w:eastAsia="de-DE"/>
        </w:rPr>
        <w:t>validator</w:t>
      </w:r>
      <w:ins w:id="90" w:author="Butz, Christoph" w:date="2026-02-04T13:35:00Z" w16du:dateUtc="2026-02-04T12:35:00Z">
        <w:r w:rsidR="0023232A" w:rsidRPr="009B7851">
          <w:rPr>
            <w:rFonts w:eastAsia="Times New Roman" w:cstheme="minorHAnsi"/>
            <w:lang w:val="en-GB" w:eastAsia="de-DE"/>
          </w:rPr>
          <w:t>,</w:t>
        </w:r>
      </w:ins>
      <w:r w:rsidRPr="009B7851">
        <w:rPr>
          <w:rFonts w:eastAsia="Times New Roman" w:cstheme="minorHAnsi"/>
          <w:lang w:val="en-GB" w:eastAsia="de-DE"/>
        </w:rPr>
        <w:t xml:space="preserve"> also provided on the website.</w:t>
      </w:r>
      <w:ins w:id="91" w:author="Butz, Christoph" w:date="2026-02-04T13:53:00Z" w16du:dateUtc="2026-02-04T12:53:00Z">
        <w:r w:rsidR="00145713" w:rsidRPr="009B7851">
          <w:rPr>
            <w:rFonts w:eastAsia="Times New Roman" w:cstheme="minorHAnsi"/>
            <w:lang w:val="en-GB" w:eastAsia="de-DE"/>
          </w:rPr>
          <w:t xml:space="preserve"> </w:t>
        </w:r>
      </w:ins>
      <w:ins w:id="92" w:author="Butz, Christoph" w:date="2026-02-04T13:58:00Z" w16du:dateUtc="2026-02-04T12:58:00Z">
        <w:r w:rsidR="002A7F46" w:rsidRPr="009B7851">
          <w:rPr>
            <w:rFonts w:eastAsia="Times New Roman" w:cstheme="minorHAnsi"/>
            <w:lang w:val="en-GB" w:eastAsia="de-DE"/>
          </w:rPr>
          <w:t>Only</w:t>
        </w:r>
      </w:ins>
      <w:ins w:id="93" w:author="Butz, Christoph" w:date="2026-02-04T13:53:00Z" w16du:dateUtc="2026-02-04T12:53:00Z">
        <w:r w:rsidR="00145713" w:rsidRPr="009B7851">
          <w:rPr>
            <w:rFonts w:eastAsia="Times New Roman" w:cstheme="minorHAnsi"/>
            <w:lang w:val="en-GB" w:eastAsia="de-DE"/>
          </w:rPr>
          <w:t xml:space="preserve"> submit </w:t>
        </w:r>
      </w:ins>
      <w:ins w:id="94" w:author="Butz, Christoph" w:date="2026-02-04T13:54:00Z" w16du:dateUtc="2026-02-04T12:54:00Z">
        <w:r w:rsidR="00145713" w:rsidRPr="009B7851">
          <w:rPr>
            <w:rFonts w:eastAsia="Times New Roman" w:cstheme="minorHAnsi"/>
            <w:lang w:val="en-GB" w:eastAsia="de-DE"/>
          </w:rPr>
          <w:t>project</w:t>
        </w:r>
      </w:ins>
      <w:ins w:id="95" w:author="Butz, Christoph" w:date="2026-02-04T13:53:00Z" w16du:dateUtc="2026-02-04T12:53:00Z">
        <w:r w:rsidR="00145713" w:rsidRPr="009B7851">
          <w:rPr>
            <w:rFonts w:eastAsia="Times New Roman" w:cstheme="minorHAnsi"/>
            <w:lang w:val="en-GB" w:eastAsia="de-DE"/>
          </w:rPr>
          <w:t xml:space="preserve"> location data, which has been </w:t>
        </w:r>
      </w:ins>
      <w:ins w:id="96" w:author="Butz, Christoph" w:date="2026-02-04T13:54:00Z" w16du:dateUtc="2026-02-04T12:54:00Z">
        <w:r w:rsidR="00145713" w:rsidRPr="009B7851">
          <w:rPr>
            <w:rFonts w:eastAsia="Times New Roman" w:cstheme="minorHAnsi"/>
            <w:lang w:val="en-GB" w:eastAsia="de-DE"/>
          </w:rPr>
          <w:t>screened with the</w:t>
        </w:r>
      </w:ins>
      <w:ins w:id="97" w:author="Butz, Christoph" w:date="2026-02-04T13:55:00Z" w16du:dateUtc="2026-02-04T12:55:00Z">
        <w:r w:rsidR="00145713" w:rsidRPr="009B7851">
          <w:rPr>
            <w:rFonts w:eastAsia="Times New Roman" w:cstheme="minorHAnsi"/>
            <w:lang w:val="en-GB" w:eastAsia="de-DE"/>
          </w:rPr>
          <w:t xml:space="preserve"> online</w:t>
        </w:r>
      </w:ins>
      <w:ins w:id="98" w:author="Butz, Christoph" w:date="2026-02-04T13:54:00Z" w16du:dateUtc="2026-02-04T12:54:00Z">
        <w:r w:rsidR="00145713" w:rsidRPr="009B7851">
          <w:rPr>
            <w:rFonts w:eastAsia="Times New Roman" w:cstheme="minorHAnsi"/>
            <w:lang w:val="en-GB" w:eastAsia="de-DE"/>
          </w:rPr>
          <w:t xml:space="preserve"> </w:t>
        </w:r>
      </w:ins>
      <w:ins w:id="99" w:author="Butz, Christoph" w:date="2026-02-04T13:55:00Z" w16du:dateUtc="2026-02-04T12:55:00Z">
        <w:r w:rsidR="00145713" w:rsidRPr="009B7851">
          <w:rPr>
            <w:rFonts w:eastAsia="Times New Roman" w:cstheme="minorHAnsi"/>
            <w:b/>
            <w:bCs/>
            <w:lang w:val="en-GB" w:eastAsia="de-DE"/>
          </w:rPr>
          <w:t>location</w:t>
        </w:r>
      </w:ins>
      <w:ins w:id="100" w:author="Butz, Christoph" w:date="2026-02-04T13:54:00Z" w16du:dateUtc="2026-02-04T12:54:00Z">
        <w:r w:rsidR="00145713" w:rsidRPr="009B7851">
          <w:rPr>
            <w:rFonts w:eastAsia="Times New Roman" w:cstheme="minorHAnsi"/>
            <w:b/>
            <w:bCs/>
            <w:lang w:val="en-GB" w:eastAsia="de-DE"/>
            <w:rPrChange w:id="101" w:author="Bott, Maja" w:date="2026-02-04T14:47:00Z" w16du:dateUtc="2026-02-04T13:47:00Z">
              <w:rPr>
                <w:rFonts w:eastAsia="Times New Roman" w:cstheme="minorHAnsi"/>
                <w:lang w:val="en-GB" w:eastAsia="de-DE"/>
              </w:rPr>
            </w:rPrChange>
          </w:rPr>
          <w:t xml:space="preserve"> validator</w:t>
        </w:r>
        <w:r w:rsidR="00145713" w:rsidRPr="009B7851">
          <w:rPr>
            <w:rFonts w:eastAsia="Times New Roman" w:cstheme="minorHAnsi"/>
            <w:lang w:val="en-GB" w:eastAsia="de-DE"/>
          </w:rPr>
          <w:t xml:space="preserve"> and is error free.</w:t>
        </w:r>
      </w:ins>
    </w:p>
    <w:p w14:paraId="2F497DD1" w14:textId="17A6481D" w:rsidR="009158BC" w:rsidRPr="009B7851" w:rsidRDefault="00F6444F" w:rsidP="003D1E8B">
      <w:pPr>
        <w:pStyle w:val="Listenabsatz"/>
        <w:numPr>
          <w:ilvl w:val="0"/>
          <w:numId w:val="9"/>
        </w:numPr>
        <w:spacing w:after="120"/>
        <w:rPr>
          <w:ins w:id="102" w:author="Bott, Maja" w:date="2026-02-04T14:41:00Z" w16du:dateUtc="2026-02-04T13:41:00Z"/>
          <w:rFonts w:eastAsia="Times New Roman" w:cstheme="minorHAnsi"/>
          <w:lang w:val="en-US" w:eastAsia="de-DE"/>
        </w:rPr>
      </w:pPr>
      <w:ins w:id="103" w:author="Butz, Christoph" w:date="2026-02-04T14:03:00Z" w16du:dateUtc="2026-02-04T13:03:00Z">
        <w:r w:rsidRPr="009B7851">
          <w:rPr>
            <w:rFonts w:eastAsia="Times New Roman" w:cstheme="minorHAnsi"/>
            <w:lang w:val="en-US" w:eastAsia="de-DE"/>
          </w:rPr>
          <w:t xml:space="preserve">After submitting the first set of site data / Excel file, unique </w:t>
        </w:r>
        <w:r w:rsidRPr="009B7851">
          <w:rPr>
            <w:rFonts w:eastAsia="Times New Roman" w:cstheme="minorHAnsi"/>
            <w:b/>
            <w:bCs/>
            <w:lang w:val="en-US" w:eastAsia="de-DE"/>
            <w:rPrChange w:id="104" w:author="Bott, Maja" w:date="2026-02-04T14:47:00Z" w16du:dateUtc="2026-02-04T13:47:00Z">
              <w:rPr>
                <w:rFonts w:eastAsia="Times New Roman" w:cstheme="minorHAnsi"/>
                <w:lang w:val="en-US" w:eastAsia="de-DE"/>
              </w:rPr>
            </w:rPrChange>
          </w:rPr>
          <w:t>KfW identifiers</w:t>
        </w:r>
        <w:r w:rsidRPr="009B7851">
          <w:rPr>
            <w:rFonts w:eastAsia="Times New Roman" w:cstheme="minorHAnsi"/>
            <w:lang w:val="en-US" w:eastAsia="de-DE"/>
          </w:rPr>
          <w:t xml:space="preserve"> </w:t>
        </w:r>
      </w:ins>
      <w:commentRangeStart w:id="105"/>
      <w:ins w:id="106" w:author="Bott, Maja" w:date="2026-02-04T14:41:00Z" w16du:dateUtc="2026-02-04T13:41:00Z">
        <w:r w:rsidR="009158BC" w:rsidRPr="009B7851">
          <w:rPr>
            <w:rFonts w:eastAsia="Times New Roman" w:cstheme="minorHAnsi"/>
            <w:lang w:val="en-US" w:eastAsia="de-DE"/>
          </w:rPr>
          <w:t xml:space="preserve">(= Field IDs) </w:t>
        </w:r>
      </w:ins>
      <w:commentRangeEnd w:id="105"/>
      <w:ins w:id="107" w:author="Bott, Maja" w:date="2026-02-04T14:54:00Z" w16du:dateUtc="2026-02-04T13:54:00Z">
        <w:r w:rsidR="00F506F4">
          <w:rPr>
            <w:rStyle w:val="Kommentarzeichen"/>
          </w:rPr>
          <w:commentReference w:id="105"/>
        </w:r>
      </w:ins>
      <w:ins w:id="108" w:author="Butz, Christoph" w:date="2026-02-04T14:03:00Z" w16du:dateUtc="2026-02-04T13:03:00Z">
        <w:r w:rsidRPr="009B7851">
          <w:rPr>
            <w:rFonts w:eastAsia="Times New Roman" w:cstheme="minorHAnsi"/>
            <w:lang w:val="en-US" w:eastAsia="de-DE"/>
          </w:rPr>
          <w:t xml:space="preserve">will be assigned to the sites in the project location template in column A. </w:t>
        </w:r>
      </w:ins>
    </w:p>
    <w:p w14:paraId="5C122513" w14:textId="7258BBCC" w:rsidR="003D1E8B" w:rsidRPr="009B7851" w:rsidRDefault="003D1E8B" w:rsidP="006A2404">
      <w:pPr>
        <w:pStyle w:val="Listenabsatz"/>
        <w:numPr>
          <w:ilvl w:val="0"/>
          <w:numId w:val="9"/>
        </w:numPr>
        <w:spacing w:after="120"/>
        <w:rPr>
          <w:rFonts w:eastAsia="Times New Roman" w:cstheme="minorHAnsi"/>
          <w:lang w:val="en-US" w:eastAsia="de-DE"/>
        </w:rPr>
      </w:pPr>
      <w:r w:rsidRPr="009B7851">
        <w:rPr>
          <w:rFonts w:eastAsia="Times New Roman" w:cstheme="minorHAnsi"/>
          <w:lang w:val="en-US" w:eastAsia="de-DE"/>
        </w:rPr>
        <w:t xml:space="preserve">All additional reported information that is related to the project location(s), including photos, videos, satellite images and maps </w:t>
      </w:r>
      <w:del w:id="109" w:author="Butz, Christoph" w:date="2026-02-04T14:04:00Z" w16du:dateUtc="2026-02-04T13:04:00Z">
        <w:r w:rsidRPr="009B7851" w:rsidDel="00F6444F">
          <w:rPr>
            <w:rFonts w:eastAsia="Times New Roman" w:cstheme="minorHAnsi"/>
            <w:lang w:val="en-US" w:eastAsia="de-DE"/>
          </w:rPr>
          <w:delText xml:space="preserve">should </w:delText>
        </w:r>
      </w:del>
      <w:ins w:id="110" w:author="Butz, Christoph" w:date="2026-02-04T14:04:00Z" w16du:dateUtc="2026-02-04T13:04:00Z">
        <w:r w:rsidR="00F6444F" w:rsidRPr="009B7851">
          <w:rPr>
            <w:rFonts w:eastAsia="Times New Roman" w:cstheme="minorHAnsi"/>
            <w:lang w:val="en-US" w:eastAsia="de-DE"/>
          </w:rPr>
          <w:t xml:space="preserve">shall </w:t>
        </w:r>
      </w:ins>
      <w:r w:rsidRPr="009B7851">
        <w:rPr>
          <w:rFonts w:eastAsia="Times New Roman" w:cstheme="minorHAnsi"/>
          <w:lang w:val="en-US" w:eastAsia="de-DE"/>
        </w:rPr>
        <w:t xml:space="preserve">state </w:t>
      </w:r>
      <w:del w:id="111" w:author="Butz, Christoph" w:date="2026-02-04T14:05:00Z" w16du:dateUtc="2026-02-04T13:05:00Z">
        <w:r w:rsidRPr="009B7851" w:rsidDel="00F6444F">
          <w:rPr>
            <w:rFonts w:eastAsia="Times New Roman" w:cstheme="minorHAnsi"/>
            <w:lang w:val="en-US" w:eastAsia="de-DE"/>
          </w:rPr>
          <w:delText xml:space="preserve">its </w:delText>
        </w:r>
      </w:del>
      <w:ins w:id="112" w:author="Butz, Christoph" w:date="2026-02-04T14:05:00Z" w16du:dateUtc="2026-02-04T13:05:00Z">
        <w:r w:rsidR="00F6444F" w:rsidRPr="009B7851">
          <w:rPr>
            <w:rFonts w:eastAsia="Times New Roman" w:cstheme="minorHAnsi"/>
            <w:lang w:val="en-US" w:eastAsia="de-DE"/>
          </w:rPr>
          <w:t xml:space="preserve">the </w:t>
        </w:r>
      </w:ins>
      <w:r w:rsidRPr="009B7851">
        <w:rPr>
          <w:rFonts w:eastAsia="Times New Roman" w:cstheme="minorHAnsi"/>
          <w:lang w:val="en-US" w:eastAsia="de-DE"/>
        </w:rPr>
        <w:t xml:space="preserve">respective </w:t>
      </w:r>
      <w:commentRangeStart w:id="113"/>
      <w:r w:rsidRPr="006A2404">
        <w:rPr>
          <w:rFonts w:eastAsia="Times New Roman" w:cstheme="minorHAnsi"/>
          <w:b/>
          <w:bCs/>
          <w:lang w:val="en-US" w:eastAsia="de-DE"/>
        </w:rPr>
        <w:t>BMZ-number, timestamp, and related coordinates</w:t>
      </w:r>
      <w:commentRangeEnd w:id="113"/>
      <w:r w:rsidR="009158BC" w:rsidRPr="009B7851">
        <w:rPr>
          <w:rStyle w:val="Kommentarzeichen"/>
        </w:rPr>
        <w:commentReference w:id="113"/>
      </w:r>
      <w:ins w:id="114" w:author="Bott, Maja" w:date="2026-02-04T14:51:00Z" w16du:dateUtc="2026-02-04T13:51:00Z">
        <w:r w:rsidR="00F506F4">
          <w:rPr>
            <w:rFonts w:eastAsia="Times New Roman" w:cstheme="minorHAnsi"/>
            <w:lang w:val="en-US" w:eastAsia="de-DE"/>
          </w:rPr>
          <w:t xml:space="preserve">, </w:t>
        </w:r>
      </w:ins>
      <w:ins w:id="115" w:author="Bott, Maja" w:date="2026-02-04T14:50:00Z" w16du:dateUtc="2026-02-04T13:50:00Z">
        <w:r w:rsidR="00F506F4">
          <w:rPr>
            <w:rFonts w:eastAsia="Times New Roman" w:cstheme="minorHAnsi"/>
            <w:lang w:val="en-US" w:eastAsia="de-DE"/>
          </w:rPr>
          <w:t xml:space="preserve">and if already </w:t>
        </w:r>
      </w:ins>
      <w:ins w:id="116" w:author="Bott, Maja" w:date="2026-02-04T14:51:00Z" w16du:dateUtc="2026-02-04T13:51:00Z">
        <w:r w:rsidR="00F506F4">
          <w:rPr>
            <w:rFonts w:eastAsia="Times New Roman" w:cstheme="minorHAnsi"/>
            <w:lang w:val="en-US" w:eastAsia="de-DE"/>
          </w:rPr>
          <w:t>available, the Field ID (=</w:t>
        </w:r>
      </w:ins>
      <w:ins w:id="117" w:author="Butz, Christoph" w:date="2026-02-04T14:04:00Z" w16du:dateUtc="2026-02-04T13:04:00Z">
        <w:r w:rsidR="00F6444F" w:rsidRPr="009B7851">
          <w:rPr>
            <w:rFonts w:eastAsia="Times New Roman" w:cstheme="minorHAnsi"/>
            <w:lang w:val="en-US" w:eastAsia="de-DE"/>
            <w:rPrChange w:id="118" w:author="Bott, Maja" w:date="2026-02-04T14:47:00Z" w16du:dateUtc="2026-02-04T13:47:00Z">
              <w:rPr>
                <w:rFonts w:eastAsia="Times New Roman" w:cstheme="minorHAnsi"/>
                <w:b/>
                <w:bCs/>
                <w:lang w:val="en-US" w:eastAsia="de-DE"/>
              </w:rPr>
            </w:rPrChange>
          </w:rPr>
          <w:t>Kf</w:t>
        </w:r>
      </w:ins>
      <w:ins w:id="119" w:author="Butz, Christoph" w:date="2026-02-04T14:05:00Z" w16du:dateUtc="2026-02-04T13:05:00Z">
        <w:r w:rsidR="00F6444F" w:rsidRPr="009B7851">
          <w:rPr>
            <w:rFonts w:eastAsia="Times New Roman" w:cstheme="minorHAnsi"/>
            <w:lang w:val="en-US" w:eastAsia="de-DE"/>
            <w:rPrChange w:id="120" w:author="Bott, Maja" w:date="2026-02-04T14:47:00Z" w16du:dateUtc="2026-02-04T13:47:00Z">
              <w:rPr>
                <w:rFonts w:eastAsia="Times New Roman" w:cstheme="minorHAnsi"/>
                <w:b/>
                <w:bCs/>
                <w:lang w:val="en-US" w:eastAsia="de-DE"/>
              </w:rPr>
            </w:rPrChange>
          </w:rPr>
          <w:t>W identifier</w:t>
        </w:r>
      </w:ins>
      <w:ins w:id="121" w:author="Bott, Maja" w:date="2026-02-04T14:51:00Z" w16du:dateUtc="2026-02-04T13:51:00Z">
        <w:r w:rsidR="00F506F4">
          <w:rPr>
            <w:rFonts w:eastAsia="Times New Roman" w:cstheme="minorHAnsi"/>
            <w:lang w:val="en-US" w:eastAsia="de-DE"/>
          </w:rPr>
          <w:t>) provided by KfW</w:t>
        </w:r>
      </w:ins>
      <w:del w:id="122" w:author="Butz, Christoph" w:date="2026-02-04T14:05:00Z" w16du:dateUtc="2026-02-04T13:05:00Z">
        <w:r w:rsidRPr="009B7851" w:rsidDel="00F6444F">
          <w:rPr>
            <w:rFonts w:eastAsia="Times New Roman" w:cstheme="minorHAnsi"/>
            <w:lang w:val="en-US" w:eastAsia="de-DE"/>
          </w:rPr>
          <w:delText xml:space="preserve"> in the PEAs / Consultants Database</w:delText>
        </w:r>
      </w:del>
      <w:r w:rsidRPr="009B7851">
        <w:rPr>
          <w:rFonts w:eastAsia="Times New Roman" w:cstheme="minorHAnsi"/>
          <w:lang w:val="en-US" w:eastAsia="de-DE"/>
        </w:rPr>
        <w:t xml:space="preserve">. </w:t>
      </w:r>
    </w:p>
    <w:p w14:paraId="6935DDB9" w14:textId="77777777" w:rsidR="003D1E8B" w:rsidRPr="009B7851" w:rsidRDefault="003D1E8B" w:rsidP="003D1E8B">
      <w:pPr>
        <w:pStyle w:val="Listenabsatz"/>
        <w:spacing w:after="100" w:afterAutospacing="1"/>
        <w:rPr>
          <w:rFonts w:eastAsia="Times New Roman" w:cstheme="minorHAnsi"/>
          <w:lang w:val="en-US" w:eastAsia="de-DE"/>
        </w:rPr>
      </w:pPr>
    </w:p>
    <w:p w14:paraId="04E98C9D" w14:textId="77777777" w:rsidR="00814172" w:rsidRPr="009B7851" w:rsidRDefault="00814172" w:rsidP="00BA2339">
      <w:pPr>
        <w:pStyle w:val="Listenabsatz"/>
        <w:numPr>
          <w:ilvl w:val="0"/>
          <w:numId w:val="3"/>
        </w:numPr>
        <w:spacing w:after="100" w:afterAutospacing="1"/>
        <w:rPr>
          <w:rFonts w:eastAsia="Times New Roman" w:cstheme="minorHAnsi"/>
          <w:b/>
          <w:bCs/>
          <w:lang w:val="en-US" w:eastAsia="de-DE"/>
        </w:rPr>
      </w:pPr>
      <w:r w:rsidRPr="009B7851">
        <w:rPr>
          <w:rFonts w:eastAsia="Times New Roman" w:cstheme="minorHAnsi"/>
          <w:b/>
          <w:bCs/>
          <w:lang w:val="en-US" w:eastAsia="de-DE"/>
        </w:rPr>
        <w:t>Data consistency</w:t>
      </w:r>
    </w:p>
    <w:p w14:paraId="0EC417B7" w14:textId="558D4BBE" w:rsidR="00814172" w:rsidRPr="009B7851" w:rsidRDefault="00814172" w:rsidP="007D1053">
      <w:pPr>
        <w:numPr>
          <w:ilvl w:val="0"/>
          <w:numId w:val="10"/>
        </w:numPr>
        <w:spacing w:before="100" w:beforeAutospacing="1" w:after="100" w:afterAutospacing="1"/>
        <w:rPr>
          <w:rFonts w:eastAsia="Times New Roman" w:cstheme="minorHAnsi"/>
          <w:lang w:val="en-GB" w:eastAsia="de-DE"/>
        </w:rPr>
      </w:pPr>
      <w:r w:rsidRPr="009B7851">
        <w:rPr>
          <w:rFonts w:eastAsia="Times New Roman" w:cstheme="minorHAnsi"/>
          <w:lang w:val="en-GB" w:eastAsia="de-DE"/>
        </w:rPr>
        <w:t xml:space="preserve">It is the task of the </w:t>
      </w:r>
      <w:r w:rsidR="005723AC" w:rsidRPr="009B7851">
        <w:rPr>
          <w:rFonts w:eastAsia="Times New Roman" w:cstheme="minorHAnsi"/>
          <w:lang w:val="en-GB" w:eastAsia="de-DE"/>
        </w:rPr>
        <w:t>PEA</w:t>
      </w:r>
      <w:r w:rsidR="00584F3F" w:rsidRPr="009B7851">
        <w:rPr>
          <w:rFonts w:eastAsia="Times New Roman" w:cstheme="minorHAnsi"/>
          <w:lang w:val="en-GB" w:eastAsia="de-DE"/>
        </w:rPr>
        <w:t xml:space="preserve"> </w:t>
      </w:r>
      <w:r w:rsidR="006F0A14" w:rsidRPr="009B7851">
        <w:rPr>
          <w:rFonts w:eastAsia="Times New Roman" w:cstheme="minorHAnsi"/>
          <w:lang w:val="en-GB" w:eastAsia="de-DE"/>
        </w:rPr>
        <w:t xml:space="preserve">and their </w:t>
      </w:r>
      <w:r w:rsidR="00584F3F" w:rsidRPr="009B7851">
        <w:rPr>
          <w:rFonts w:eastAsia="Times New Roman" w:cstheme="minorHAnsi"/>
          <w:lang w:val="en-GB" w:eastAsia="de-DE"/>
        </w:rPr>
        <w:t>Project Implement</w:t>
      </w:r>
      <w:r w:rsidR="00BA2339" w:rsidRPr="009B7851">
        <w:rPr>
          <w:rFonts w:eastAsia="Times New Roman" w:cstheme="minorHAnsi"/>
          <w:lang w:val="en-GB" w:eastAsia="de-DE"/>
        </w:rPr>
        <w:t>at</w:t>
      </w:r>
      <w:r w:rsidR="00584F3F" w:rsidRPr="009B7851">
        <w:rPr>
          <w:rFonts w:eastAsia="Times New Roman" w:cstheme="minorHAnsi"/>
          <w:lang w:val="en-GB" w:eastAsia="de-DE"/>
        </w:rPr>
        <w:t>ion C</w:t>
      </w:r>
      <w:r w:rsidRPr="009B7851">
        <w:rPr>
          <w:rFonts w:eastAsia="Times New Roman" w:cstheme="minorHAnsi"/>
          <w:lang w:val="en-GB" w:eastAsia="de-DE"/>
        </w:rPr>
        <w:t>onsultant to ensure</w:t>
      </w:r>
      <w:r w:rsidR="006F0A14" w:rsidRPr="009B7851">
        <w:rPr>
          <w:rFonts w:eastAsia="Times New Roman" w:cstheme="minorHAnsi"/>
          <w:lang w:val="en-GB" w:eastAsia="de-DE"/>
        </w:rPr>
        <w:t xml:space="preserve"> correct and </w:t>
      </w:r>
      <w:r w:rsidRPr="009B7851">
        <w:rPr>
          <w:rFonts w:eastAsia="Times New Roman" w:cstheme="minorHAnsi"/>
          <w:lang w:val="en-GB" w:eastAsia="de-DE"/>
        </w:rPr>
        <w:t xml:space="preserve">standardised data input (e.g. correct </w:t>
      </w:r>
      <w:r w:rsidR="006F0A14" w:rsidRPr="009B7851">
        <w:rPr>
          <w:rFonts w:eastAsia="Times New Roman" w:cstheme="minorHAnsi"/>
          <w:lang w:val="en-GB" w:eastAsia="de-DE"/>
        </w:rPr>
        <w:t>coordinates</w:t>
      </w:r>
      <w:r w:rsidRPr="009B7851">
        <w:rPr>
          <w:rFonts w:eastAsia="Times New Roman" w:cstheme="minorHAnsi"/>
          <w:lang w:val="en-GB" w:eastAsia="de-DE"/>
        </w:rPr>
        <w:t xml:space="preserve"> </w:t>
      </w:r>
      <w:r w:rsidR="006F0A14" w:rsidRPr="009B7851">
        <w:rPr>
          <w:rFonts w:eastAsia="Times New Roman" w:cstheme="minorHAnsi"/>
          <w:lang w:val="en-GB" w:eastAsia="de-DE"/>
        </w:rPr>
        <w:t xml:space="preserve">in the requested format </w:t>
      </w:r>
      <w:r w:rsidRPr="009B7851">
        <w:rPr>
          <w:rFonts w:eastAsia="Times New Roman" w:cstheme="minorHAnsi"/>
          <w:lang w:val="en-GB" w:eastAsia="de-DE"/>
        </w:rPr>
        <w:t xml:space="preserve">for </w:t>
      </w:r>
      <w:r w:rsidR="006F0A14" w:rsidRPr="009B7851">
        <w:rPr>
          <w:rFonts w:eastAsia="Times New Roman" w:cstheme="minorHAnsi"/>
          <w:lang w:val="en-GB" w:eastAsia="de-DE"/>
        </w:rPr>
        <w:t xml:space="preserve">polygons, </w:t>
      </w:r>
      <w:r w:rsidRPr="009B7851">
        <w:rPr>
          <w:rFonts w:eastAsia="Times New Roman" w:cstheme="minorHAnsi"/>
          <w:lang w:val="en-GB" w:eastAsia="de-DE"/>
        </w:rPr>
        <w:t>lines or points using the precise syntax).</w:t>
      </w:r>
    </w:p>
    <w:p w14:paraId="13CE7D91" w14:textId="0AEFC77C" w:rsidR="00814172" w:rsidRPr="009B7851" w:rsidRDefault="00814172" w:rsidP="007D1053">
      <w:pPr>
        <w:numPr>
          <w:ilvl w:val="0"/>
          <w:numId w:val="10"/>
        </w:numPr>
        <w:spacing w:before="100" w:beforeAutospacing="1" w:after="100" w:afterAutospacing="1"/>
        <w:rPr>
          <w:rFonts w:eastAsia="Times New Roman" w:cstheme="minorHAnsi"/>
          <w:lang w:val="en-GB" w:eastAsia="de-DE"/>
        </w:rPr>
      </w:pPr>
      <w:r w:rsidRPr="009B7851">
        <w:rPr>
          <w:rFonts w:eastAsia="Times New Roman" w:cstheme="minorHAnsi"/>
          <w:lang w:val="en-GB" w:eastAsia="de-DE"/>
        </w:rPr>
        <w:t>The</w:t>
      </w:r>
      <w:r w:rsidR="00584F3F" w:rsidRPr="009B7851">
        <w:rPr>
          <w:rFonts w:eastAsia="Times New Roman" w:cstheme="minorHAnsi"/>
          <w:lang w:val="en-GB" w:eastAsia="de-DE"/>
        </w:rPr>
        <w:t xml:space="preserve"> data fields</w:t>
      </w:r>
      <w:r w:rsidR="0012246B" w:rsidRPr="009B7851">
        <w:rPr>
          <w:rFonts w:eastAsia="Times New Roman" w:cstheme="minorHAnsi"/>
          <w:lang w:val="en-GB" w:eastAsia="de-DE"/>
        </w:rPr>
        <w:t xml:space="preserve">, columns and / or formulas of the </w:t>
      </w:r>
      <w:r w:rsidRPr="009B7851">
        <w:rPr>
          <w:rFonts w:eastAsia="Times New Roman" w:cstheme="minorHAnsi"/>
          <w:lang w:val="en-GB" w:eastAsia="de-DE"/>
          <w:rPrChange w:id="123" w:author="Bott, Maja" w:date="2026-02-04T14:47:00Z" w16du:dateUtc="2026-02-04T13:47:00Z">
            <w:rPr>
              <w:rFonts w:eastAsia="Times New Roman" w:cstheme="minorHAnsi"/>
              <w:highlight w:val="yellow"/>
              <w:lang w:val="en-GB" w:eastAsia="de-DE"/>
            </w:rPr>
          </w:rPrChange>
        </w:rPr>
        <w:t xml:space="preserve">Excel </w:t>
      </w:r>
      <w:r w:rsidR="0012246B" w:rsidRPr="009B7851">
        <w:rPr>
          <w:rFonts w:eastAsia="Times New Roman" w:cstheme="minorHAnsi"/>
          <w:lang w:val="en-GB" w:eastAsia="de-DE"/>
          <w:rPrChange w:id="124" w:author="Bott, Maja" w:date="2026-02-04T14:47:00Z" w16du:dateUtc="2026-02-04T13:47:00Z">
            <w:rPr>
              <w:rFonts w:eastAsia="Times New Roman" w:cstheme="minorHAnsi"/>
              <w:highlight w:val="yellow"/>
              <w:lang w:val="en-GB" w:eastAsia="de-DE"/>
            </w:rPr>
          </w:rPrChange>
        </w:rPr>
        <w:t>template</w:t>
      </w:r>
      <w:r w:rsidR="0012246B" w:rsidRPr="009B7851">
        <w:rPr>
          <w:rFonts w:eastAsia="Times New Roman" w:cstheme="minorHAnsi"/>
          <w:lang w:val="en-GB" w:eastAsia="de-DE"/>
        </w:rPr>
        <w:t xml:space="preserve"> </w:t>
      </w:r>
      <w:r w:rsidRPr="009B7851">
        <w:rPr>
          <w:rFonts w:eastAsia="Times New Roman" w:cstheme="minorHAnsi"/>
          <w:lang w:val="en-GB" w:eastAsia="de-DE"/>
        </w:rPr>
        <w:t xml:space="preserve">shall not </w:t>
      </w:r>
      <w:r w:rsidR="0012246B" w:rsidRPr="009B7851">
        <w:rPr>
          <w:rFonts w:eastAsia="Times New Roman" w:cstheme="minorHAnsi"/>
          <w:lang w:val="en-GB" w:eastAsia="de-DE"/>
        </w:rPr>
        <w:t xml:space="preserve">be </w:t>
      </w:r>
      <w:r w:rsidRPr="009B7851">
        <w:rPr>
          <w:rFonts w:eastAsia="Times New Roman" w:cstheme="minorHAnsi"/>
          <w:lang w:val="en-GB" w:eastAsia="de-DE"/>
        </w:rPr>
        <w:t xml:space="preserve">changed. Additional information can only be provided using </w:t>
      </w:r>
      <w:r w:rsidR="0012246B" w:rsidRPr="009B7851">
        <w:rPr>
          <w:rFonts w:eastAsia="Times New Roman" w:cstheme="minorHAnsi"/>
          <w:lang w:val="en-GB" w:eastAsia="de-DE"/>
        </w:rPr>
        <w:t xml:space="preserve">additional </w:t>
      </w:r>
      <w:r w:rsidRPr="009B7851">
        <w:rPr>
          <w:rFonts w:eastAsia="Times New Roman" w:cstheme="minorHAnsi"/>
          <w:lang w:val="en-GB" w:eastAsia="de-DE"/>
        </w:rPr>
        <w:t>columns at the end of the table</w:t>
      </w:r>
      <w:r w:rsidR="0012246B" w:rsidRPr="009B7851">
        <w:rPr>
          <w:rFonts w:eastAsia="Times New Roman" w:cstheme="minorHAnsi"/>
          <w:lang w:val="en-GB" w:eastAsia="de-DE"/>
        </w:rPr>
        <w:t xml:space="preserve"> (to the right)</w:t>
      </w:r>
      <w:r w:rsidR="006F0A14" w:rsidRPr="009B7851">
        <w:rPr>
          <w:rFonts w:eastAsia="Times New Roman" w:cstheme="minorHAnsi"/>
          <w:lang w:val="en-GB" w:eastAsia="de-DE"/>
        </w:rPr>
        <w:t xml:space="preserve"> </w:t>
      </w:r>
      <w:r w:rsidR="006F0A14" w:rsidRPr="009B7851">
        <w:rPr>
          <w:rFonts w:eastAsia="Times New Roman" w:cstheme="minorHAnsi"/>
          <w:lang w:val="en-GB" w:eastAsia="de-DE"/>
          <w:rPrChange w:id="125" w:author="Bott, Maja" w:date="2026-02-04T14:47:00Z" w16du:dateUtc="2026-02-04T13:47:00Z">
            <w:rPr>
              <w:rFonts w:eastAsia="Times New Roman" w:cstheme="minorHAnsi"/>
              <w:highlight w:val="yellow"/>
              <w:lang w:val="en-GB" w:eastAsia="de-DE"/>
            </w:rPr>
          </w:rPrChange>
        </w:rPr>
        <w:t xml:space="preserve">or </w:t>
      </w:r>
      <w:r w:rsidR="005723AC" w:rsidRPr="009B7851">
        <w:rPr>
          <w:rFonts w:eastAsia="Times New Roman" w:cstheme="minorHAnsi"/>
          <w:lang w:val="en-GB" w:eastAsia="de-DE"/>
          <w:rPrChange w:id="126" w:author="Bott, Maja" w:date="2026-02-04T14:47:00Z" w16du:dateUtc="2026-02-04T13:47:00Z">
            <w:rPr>
              <w:rFonts w:eastAsia="Times New Roman" w:cstheme="minorHAnsi"/>
              <w:highlight w:val="yellow"/>
              <w:lang w:val="en-GB" w:eastAsia="de-DE"/>
            </w:rPr>
          </w:rPrChange>
        </w:rPr>
        <w:t xml:space="preserve">via the related </w:t>
      </w:r>
      <w:r w:rsidR="005C5EA0" w:rsidRPr="009B7851">
        <w:rPr>
          <w:rFonts w:eastAsia="Times New Roman" w:cstheme="minorHAnsi"/>
          <w:lang w:val="en-GB" w:eastAsia="de-DE"/>
          <w:rPrChange w:id="127" w:author="Bott, Maja" w:date="2026-02-04T14:47:00Z" w16du:dateUtc="2026-02-04T13:47:00Z">
            <w:rPr>
              <w:rFonts w:eastAsia="Times New Roman" w:cstheme="minorHAnsi"/>
              <w:highlight w:val="yellow"/>
              <w:lang w:val="en-GB" w:eastAsia="de-DE"/>
            </w:rPr>
          </w:rPrChange>
        </w:rPr>
        <w:t xml:space="preserve">geographic </w:t>
      </w:r>
      <w:r w:rsidR="005723AC" w:rsidRPr="009B7851">
        <w:rPr>
          <w:rFonts w:eastAsia="Times New Roman" w:cstheme="minorHAnsi"/>
          <w:lang w:val="en-GB" w:eastAsia="de-DE"/>
          <w:rPrChange w:id="128" w:author="Bott, Maja" w:date="2026-02-04T14:47:00Z" w16du:dateUtc="2026-02-04T13:47:00Z">
            <w:rPr>
              <w:rFonts w:eastAsia="Times New Roman" w:cstheme="minorHAnsi"/>
              <w:highlight w:val="yellow"/>
              <w:lang w:val="en-GB" w:eastAsia="de-DE"/>
            </w:rPr>
          </w:rPrChange>
        </w:rPr>
        <w:t>file</w:t>
      </w:r>
      <w:r w:rsidR="005C5EA0" w:rsidRPr="009B7851">
        <w:rPr>
          <w:rFonts w:eastAsia="Times New Roman" w:cstheme="minorHAnsi"/>
          <w:lang w:val="en-GB" w:eastAsia="de-DE"/>
        </w:rPr>
        <w:t xml:space="preserve"> </w:t>
      </w:r>
      <w:r w:rsidR="005C5EA0" w:rsidRPr="009B7851">
        <w:rPr>
          <w:rFonts w:eastAsia="Times New Roman" w:cstheme="minorHAnsi"/>
          <w:lang w:val="en-GB" w:eastAsia="de-DE"/>
          <w:rPrChange w:id="129" w:author="Bott, Maja" w:date="2026-02-04T14:47:00Z" w16du:dateUtc="2026-02-04T13:47:00Z">
            <w:rPr>
              <w:rFonts w:eastAsia="Times New Roman" w:cstheme="minorHAnsi"/>
              <w:highlight w:val="yellow"/>
              <w:lang w:val="en-GB" w:eastAsia="de-DE"/>
            </w:rPr>
          </w:rPrChange>
        </w:rPr>
        <w:t>format</w:t>
      </w:r>
      <w:r w:rsidR="006F0A14" w:rsidRPr="009B7851">
        <w:rPr>
          <w:rFonts w:eastAsia="Times New Roman" w:cstheme="minorHAnsi"/>
          <w:lang w:val="en-GB" w:eastAsia="de-DE"/>
        </w:rPr>
        <w:t xml:space="preserve">, if </w:t>
      </w:r>
      <w:proofErr w:type="gramStart"/>
      <w:r w:rsidR="006F0A14" w:rsidRPr="009B7851">
        <w:rPr>
          <w:rFonts w:eastAsia="Times New Roman" w:cstheme="minorHAnsi"/>
          <w:lang w:val="en-GB" w:eastAsia="de-DE"/>
        </w:rPr>
        <w:t>so</w:t>
      </w:r>
      <w:proofErr w:type="gramEnd"/>
      <w:r w:rsidR="006F0A14" w:rsidRPr="009B7851">
        <w:rPr>
          <w:rFonts w:eastAsia="Times New Roman" w:cstheme="minorHAnsi"/>
          <w:lang w:val="en-GB" w:eastAsia="de-DE"/>
        </w:rPr>
        <w:t xml:space="preserve"> agreed with KfW</w:t>
      </w:r>
      <w:r w:rsidR="005C5EA0" w:rsidRPr="009B7851">
        <w:rPr>
          <w:rFonts w:eastAsia="Times New Roman" w:cstheme="minorHAnsi"/>
          <w:lang w:val="en-GB" w:eastAsia="de-DE"/>
        </w:rPr>
        <w:t xml:space="preserve"> </w:t>
      </w:r>
      <w:r w:rsidR="005C5EA0" w:rsidRPr="009B7851">
        <w:rPr>
          <w:rFonts w:eastAsia="Times New Roman" w:cstheme="minorHAnsi"/>
          <w:lang w:val="en-GB" w:eastAsia="de-DE"/>
          <w:rPrChange w:id="130" w:author="Bott, Maja" w:date="2026-02-04T14:47:00Z" w16du:dateUtc="2026-02-04T13:47:00Z">
            <w:rPr>
              <w:rFonts w:eastAsia="Times New Roman" w:cstheme="minorHAnsi"/>
              <w:highlight w:val="yellow"/>
              <w:lang w:val="en-GB" w:eastAsia="de-DE"/>
            </w:rPr>
          </w:rPrChange>
        </w:rPr>
        <w:t>and the PEA</w:t>
      </w:r>
      <w:r w:rsidR="006F0A14" w:rsidRPr="009B7851">
        <w:rPr>
          <w:rFonts w:eastAsia="Times New Roman" w:cstheme="minorHAnsi"/>
          <w:lang w:val="en-GB" w:eastAsia="de-DE"/>
          <w:rPrChange w:id="131" w:author="Bott, Maja" w:date="2026-02-04T14:47:00Z" w16du:dateUtc="2026-02-04T13:47:00Z">
            <w:rPr>
              <w:rFonts w:eastAsia="Times New Roman" w:cstheme="minorHAnsi"/>
              <w:highlight w:val="yellow"/>
              <w:lang w:val="en-GB" w:eastAsia="de-DE"/>
            </w:rPr>
          </w:rPrChange>
        </w:rPr>
        <w:t>.</w:t>
      </w:r>
    </w:p>
    <w:p w14:paraId="73B3EC2B" w14:textId="5B3D51B4" w:rsidR="00814172" w:rsidRPr="009B7851" w:rsidRDefault="00814172" w:rsidP="007D1053">
      <w:pPr>
        <w:numPr>
          <w:ilvl w:val="0"/>
          <w:numId w:val="10"/>
        </w:numPr>
        <w:spacing w:before="100" w:beforeAutospacing="1" w:after="100" w:afterAutospacing="1"/>
        <w:rPr>
          <w:rFonts w:eastAsia="Times New Roman" w:cstheme="minorHAnsi"/>
          <w:lang w:val="en-GB" w:eastAsia="de-DE"/>
          <w:rPrChange w:id="132" w:author="Bott, Maja" w:date="2026-02-04T14:47:00Z" w16du:dateUtc="2026-02-04T13:47:00Z">
            <w:rPr>
              <w:rFonts w:eastAsia="Times New Roman" w:cstheme="minorHAnsi"/>
              <w:highlight w:val="yellow"/>
              <w:lang w:val="en-GB" w:eastAsia="de-DE"/>
            </w:rPr>
          </w:rPrChange>
        </w:rPr>
      </w:pPr>
      <w:r w:rsidRPr="009B7851">
        <w:rPr>
          <w:rFonts w:eastAsia="Times New Roman" w:cstheme="minorHAnsi"/>
          <w:lang w:val="en-GB" w:eastAsia="de-DE"/>
          <w:rPrChange w:id="133" w:author="Bott, Maja" w:date="2026-02-04T14:47:00Z" w16du:dateUtc="2026-02-04T13:47:00Z">
            <w:rPr>
              <w:rFonts w:eastAsia="Times New Roman" w:cstheme="minorHAnsi"/>
              <w:highlight w:val="yellow"/>
              <w:lang w:val="en-GB" w:eastAsia="de-DE"/>
            </w:rPr>
          </w:rPrChange>
        </w:rPr>
        <w:t xml:space="preserve">It is the </w:t>
      </w:r>
      <w:r w:rsidR="005C5EA0" w:rsidRPr="009B7851">
        <w:rPr>
          <w:rFonts w:eastAsia="Times New Roman" w:cstheme="minorHAnsi"/>
          <w:lang w:val="en-GB" w:eastAsia="de-DE"/>
          <w:rPrChange w:id="134" w:author="Bott, Maja" w:date="2026-02-04T14:47:00Z" w16du:dateUtc="2026-02-04T13:47:00Z">
            <w:rPr>
              <w:rFonts w:eastAsia="Times New Roman" w:cstheme="minorHAnsi"/>
              <w:highlight w:val="yellow"/>
              <w:lang w:val="en-GB" w:eastAsia="de-DE"/>
            </w:rPr>
          </w:rPrChange>
        </w:rPr>
        <w:t>PEA’s</w:t>
      </w:r>
      <w:r w:rsidR="0065356D" w:rsidRPr="009B7851">
        <w:rPr>
          <w:rFonts w:eastAsia="Times New Roman" w:cstheme="minorHAnsi"/>
          <w:lang w:val="en-GB" w:eastAsia="de-DE"/>
          <w:rPrChange w:id="135" w:author="Bott, Maja" w:date="2026-02-04T14:47:00Z" w16du:dateUtc="2026-02-04T13:47:00Z">
            <w:rPr>
              <w:rFonts w:eastAsia="Times New Roman" w:cstheme="minorHAnsi"/>
              <w:highlight w:val="yellow"/>
              <w:lang w:val="en-GB" w:eastAsia="de-DE"/>
            </w:rPr>
          </w:rPrChange>
        </w:rPr>
        <w:t xml:space="preserve"> </w:t>
      </w:r>
      <w:r w:rsidR="006F0A14" w:rsidRPr="009B7851">
        <w:rPr>
          <w:rFonts w:eastAsia="Times New Roman" w:cstheme="minorHAnsi"/>
          <w:lang w:val="en-GB" w:eastAsia="de-DE"/>
          <w:rPrChange w:id="136" w:author="Bott, Maja" w:date="2026-02-04T14:47:00Z" w16du:dateUtc="2026-02-04T13:47:00Z">
            <w:rPr>
              <w:rFonts w:eastAsia="Times New Roman" w:cstheme="minorHAnsi"/>
              <w:highlight w:val="yellow"/>
              <w:lang w:val="en-GB" w:eastAsia="de-DE"/>
            </w:rPr>
          </w:rPrChange>
        </w:rPr>
        <w:t xml:space="preserve">and their </w:t>
      </w:r>
      <w:r w:rsidR="0012246B" w:rsidRPr="009B7851">
        <w:rPr>
          <w:rFonts w:eastAsia="Times New Roman" w:cstheme="minorHAnsi"/>
          <w:lang w:val="en-GB" w:eastAsia="de-DE"/>
          <w:rPrChange w:id="137" w:author="Bott, Maja" w:date="2026-02-04T14:47:00Z" w16du:dateUtc="2026-02-04T13:47:00Z">
            <w:rPr>
              <w:rFonts w:eastAsia="Times New Roman" w:cstheme="minorHAnsi"/>
              <w:highlight w:val="yellow"/>
              <w:lang w:val="en-GB" w:eastAsia="de-DE"/>
            </w:rPr>
          </w:rPrChange>
        </w:rPr>
        <w:t>Project Implement</w:t>
      </w:r>
      <w:r w:rsidR="00C90527" w:rsidRPr="009B7851">
        <w:rPr>
          <w:rFonts w:eastAsia="Times New Roman" w:cstheme="minorHAnsi"/>
          <w:lang w:val="en-GB" w:eastAsia="de-DE"/>
          <w:rPrChange w:id="138" w:author="Bott, Maja" w:date="2026-02-04T14:47:00Z" w16du:dateUtc="2026-02-04T13:47:00Z">
            <w:rPr>
              <w:rFonts w:eastAsia="Times New Roman" w:cstheme="minorHAnsi"/>
              <w:highlight w:val="yellow"/>
              <w:lang w:val="en-GB" w:eastAsia="de-DE"/>
            </w:rPr>
          </w:rPrChange>
        </w:rPr>
        <w:t>at</w:t>
      </w:r>
      <w:r w:rsidR="0012246B" w:rsidRPr="009B7851">
        <w:rPr>
          <w:rFonts w:eastAsia="Times New Roman" w:cstheme="minorHAnsi"/>
          <w:lang w:val="en-GB" w:eastAsia="de-DE"/>
          <w:rPrChange w:id="139" w:author="Bott, Maja" w:date="2026-02-04T14:47:00Z" w16du:dateUtc="2026-02-04T13:47:00Z">
            <w:rPr>
              <w:rFonts w:eastAsia="Times New Roman" w:cstheme="minorHAnsi"/>
              <w:highlight w:val="yellow"/>
              <w:lang w:val="en-GB" w:eastAsia="de-DE"/>
            </w:rPr>
          </w:rPrChange>
        </w:rPr>
        <w:t>ion Consultant’s</w:t>
      </w:r>
      <w:r w:rsidR="0065356D" w:rsidRPr="009B7851">
        <w:rPr>
          <w:rFonts w:eastAsia="Times New Roman" w:cstheme="minorHAnsi"/>
          <w:lang w:val="en-GB" w:eastAsia="de-DE"/>
          <w:rPrChange w:id="140" w:author="Bott, Maja" w:date="2026-02-04T14:47:00Z" w16du:dateUtc="2026-02-04T13:47:00Z">
            <w:rPr>
              <w:rFonts w:eastAsia="Times New Roman" w:cstheme="minorHAnsi"/>
              <w:highlight w:val="yellow"/>
              <w:lang w:val="en-GB" w:eastAsia="de-DE"/>
            </w:rPr>
          </w:rPrChange>
        </w:rPr>
        <w:t xml:space="preserve"> </w:t>
      </w:r>
      <w:r w:rsidRPr="009B7851">
        <w:rPr>
          <w:rFonts w:eastAsia="Times New Roman" w:cstheme="minorHAnsi"/>
          <w:lang w:val="en-GB" w:eastAsia="de-DE"/>
          <w:rPrChange w:id="141" w:author="Bott, Maja" w:date="2026-02-04T14:47:00Z" w16du:dateUtc="2026-02-04T13:47:00Z">
            <w:rPr>
              <w:rFonts w:eastAsia="Times New Roman" w:cstheme="minorHAnsi"/>
              <w:highlight w:val="yellow"/>
              <w:lang w:val="en-GB" w:eastAsia="de-DE"/>
            </w:rPr>
          </w:rPrChange>
        </w:rPr>
        <w:t xml:space="preserve">responsibility to provide a fully functional </w:t>
      </w:r>
      <w:r w:rsidR="005C5EA0" w:rsidRPr="009B7851">
        <w:rPr>
          <w:rFonts w:eastAsia="Times New Roman" w:cstheme="minorHAnsi"/>
          <w:lang w:val="en-GB" w:eastAsia="de-DE"/>
          <w:rPrChange w:id="142" w:author="Bott, Maja" w:date="2026-02-04T14:47:00Z" w16du:dateUtc="2026-02-04T13:47:00Z">
            <w:rPr>
              <w:rFonts w:eastAsia="Times New Roman" w:cstheme="minorHAnsi"/>
              <w:highlight w:val="yellow"/>
              <w:lang w:val="en-GB" w:eastAsia="de-DE"/>
            </w:rPr>
          </w:rPrChange>
        </w:rPr>
        <w:t>location data</w:t>
      </w:r>
      <w:r w:rsidR="0065356D" w:rsidRPr="009B7851">
        <w:rPr>
          <w:rFonts w:eastAsia="Times New Roman" w:cstheme="minorHAnsi"/>
          <w:lang w:val="en-GB" w:eastAsia="de-DE"/>
          <w:rPrChange w:id="143" w:author="Bott, Maja" w:date="2026-02-04T14:47:00Z" w16du:dateUtc="2026-02-04T13:47:00Z">
            <w:rPr>
              <w:rFonts w:eastAsia="Times New Roman" w:cstheme="minorHAnsi"/>
              <w:highlight w:val="yellow"/>
              <w:lang w:val="en-GB" w:eastAsia="de-DE"/>
            </w:rPr>
          </w:rPrChange>
        </w:rPr>
        <w:t xml:space="preserve"> </w:t>
      </w:r>
      <w:r w:rsidRPr="009B7851">
        <w:rPr>
          <w:rFonts w:eastAsia="Times New Roman" w:cstheme="minorHAnsi"/>
          <w:lang w:val="en-GB" w:eastAsia="de-DE"/>
          <w:rPrChange w:id="144" w:author="Bott, Maja" w:date="2026-02-04T14:47:00Z" w16du:dateUtc="2026-02-04T13:47:00Z">
            <w:rPr>
              <w:rFonts w:eastAsia="Times New Roman" w:cstheme="minorHAnsi"/>
              <w:highlight w:val="yellow"/>
              <w:lang w:val="en-GB" w:eastAsia="de-DE"/>
            </w:rPr>
          </w:rPrChange>
        </w:rPr>
        <w:t xml:space="preserve">file </w:t>
      </w:r>
      <w:r w:rsidR="005C5EA0" w:rsidRPr="009B7851">
        <w:rPr>
          <w:rFonts w:eastAsia="Times New Roman" w:cstheme="minorHAnsi"/>
          <w:lang w:val="en-GB" w:eastAsia="de-DE"/>
          <w:rPrChange w:id="145" w:author="Bott, Maja" w:date="2026-02-04T14:47:00Z" w16du:dateUtc="2026-02-04T13:47:00Z">
            <w:rPr>
              <w:rFonts w:eastAsia="Times New Roman" w:cstheme="minorHAnsi"/>
              <w:highlight w:val="yellow"/>
              <w:lang w:val="en-GB" w:eastAsia="de-DE"/>
            </w:rPr>
          </w:rPrChange>
        </w:rPr>
        <w:t xml:space="preserve">in the appropriate format and according </w:t>
      </w:r>
      <w:r w:rsidR="0012246B" w:rsidRPr="009B7851">
        <w:rPr>
          <w:rFonts w:eastAsia="Times New Roman" w:cstheme="minorHAnsi"/>
          <w:lang w:val="en-GB" w:eastAsia="de-DE"/>
          <w:rPrChange w:id="146" w:author="Bott, Maja" w:date="2026-02-04T14:47:00Z" w16du:dateUtc="2026-02-04T13:47:00Z">
            <w:rPr>
              <w:rFonts w:eastAsia="Times New Roman" w:cstheme="minorHAnsi"/>
              <w:highlight w:val="yellow"/>
              <w:lang w:val="en-GB" w:eastAsia="de-DE"/>
            </w:rPr>
          </w:rPrChange>
        </w:rPr>
        <w:t xml:space="preserve">to the </w:t>
      </w:r>
      <w:r w:rsidR="0065356D" w:rsidRPr="009B7851">
        <w:rPr>
          <w:rFonts w:eastAsia="Times New Roman" w:cstheme="minorHAnsi"/>
          <w:lang w:val="en-GB" w:eastAsia="de-DE"/>
          <w:rPrChange w:id="147" w:author="Bott, Maja" w:date="2026-02-04T14:47:00Z" w16du:dateUtc="2026-02-04T13:47:00Z">
            <w:rPr>
              <w:rFonts w:eastAsia="Times New Roman" w:cstheme="minorHAnsi"/>
              <w:highlight w:val="yellow"/>
              <w:lang w:val="en-GB" w:eastAsia="de-DE"/>
            </w:rPr>
          </w:rPrChange>
        </w:rPr>
        <w:t xml:space="preserve">latest </w:t>
      </w:r>
      <w:r w:rsidR="0012246B" w:rsidRPr="009B7851">
        <w:rPr>
          <w:rFonts w:eastAsia="Times New Roman" w:cstheme="minorHAnsi"/>
          <w:lang w:val="en-GB" w:eastAsia="de-DE"/>
          <w:rPrChange w:id="148" w:author="Bott, Maja" w:date="2026-02-04T14:47:00Z" w16du:dateUtc="2026-02-04T13:47:00Z">
            <w:rPr>
              <w:rFonts w:eastAsia="Times New Roman" w:cstheme="minorHAnsi"/>
              <w:highlight w:val="yellow"/>
              <w:lang w:val="en-GB" w:eastAsia="de-DE"/>
            </w:rPr>
          </w:rPrChange>
        </w:rPr>
        <w:t xml:space="preserve">template </w:t>
      </w:r>
      <w:r w:rsidR="0065356D" w:rsidRPr="009B7851">
        <w:rPr>
          <w:rFonts w:eastAsia="Times New Roman" w:cstheme="minorHAnsi"/>
          <w:lang w:val="en-GB" w:eastAsia="de-DE"/>
          <w:rPrChange w:id="149" w:author="Bott, Maja" w:date="2026-02-04T14:47:00Z" w16du:dateUtc="2026-02-04T13:47:00Z">
            <w:rPr>
              <w:rFonts w:eastAsia="Times New Roman" w:cstheme="minorHAnsi"/>
              <w:highlight w:val="yellow"/>
              <w:lang w:val="en-GB" w:eastAsia="de-DE"/>
            </w:rPr>
          </w:rPrChange>
        </w:rPr>
        <w:t>provided on the</w:t>
      </w:r>
      <w:r w:rsidR="005C5EA0" w:rsidRPr="009B7851">
        <w:rPr>
          <w:rFonts w:eastAsia="Times New Roman" w:cstheme="minorHAnsi"/>
          <w:lang w:val="en-GB" w:eastAsia="de-DE"/>
          <w:rPrChange w:id="150" w:author="Bott, Maja" w:date="2026-02-04T14:47:00Z" w16du:dateUtc="2026-02-04T13:47:00Z">
            <w:rPr>
              <w:rFonts w:eastAsia="Times New Roman" w:cstheme="minorHAnsi"/>
              <w:highlight w:val="yellow"/>
              <w:lang w:val="en-GB" w:eastAsia="de-DE"/>
            </w:rPr>
          </w:rPrChange>
        </w:rPr>
        <w:t xml:space="preserve"> </w:t>
      </w:r>
      <w:r w:rsidR="00F556DC" w:rsidRPr="009B7851">
        <w:rPr>
          <w:rFonts w:eastAsia="Times New Roman" w:cstheme="minorHAnsi"/>
          <w:lang w:val="en-GB" w:eastAsia="de-DE"/>
          <w:rPrChange w:id="151" w:author="Bott, Maja" w:date="2026-02-04T14:47:00Z" w16du:dateUtc="2026-02-04T13:47:00Z">
            <w:rPr>
              <w:rFonts w:eastAsia="Times New Roman" w:cstheme="minorHAnsi"/>
              <w:highlight w:val="yellow"/>
              <w:lang w:val="en-GB" w:eastAsia="de-DE"/>
            </w:rPr>
          </w:rPrChange>
        </w:rPr>
        <w:t xml:space="preserve">above </w:t>
      </w:r>
      <w:r w:rsidR="0065356D" w:rsidRPr="009B7851">
        <w:rPr>
          <w:rFonts w:eastAsia="Times New Roman" w:cstheme="minorHAnsi"/>
          <w:lang w:val="en-GB" w:eastAsia="de-DE"/>
          <w:rPrChange w:id="152" w:author="Bott, Maja" w:date="2026-02-04T14:47:00Z" w16du:dateUtc="2026-02-04T13:47:00Z">
            <w:rPr>
              <w:rFonts w:eastAsia="Times New Roman" w:cstheme="minorHAnsi"/>
              <w:highlight w:val="yellow"/>
              <w:lang w:val="en-GB" w:eastAsia="de-DE"/>
            </w:rPr>
          </w:rPrChange>
        </w:rPr>
        <w:t xml:space="preserve">website </w:t>
      </w:r>
      <w:r w:rsidRPr="009B7851">
        <w:rPr>
          <w:rFonts w:eastAsia="Times New Roman" w:cstheme="minorHAnsi"/>
          <w:lang w:val="en-GB" w:eastAsia="de-DE"/>
          <w:rPrChange w:id="153" w:author="Bott, Maja" w:date="2026-02-04T14:47:00Z" w16du:dateUtc="2026-02-04T13:47:00Z">
            <w:rPr>
              <w:rFonts w:eastAsia="Times New Roman" w:cstheme="minorHAnsi"/>
              <w:highlight w:val="yellow"/>
              <w:lang w:val="en-GB" w:eastAsia="de-DE"/>
            </w:rPr>
          </w:rPrChange>
        </w:rPr>
        <w:t xml:space="preserve">with all data fields </w:t>
      </w:r>
      <w:r w:rsidR="0065356D" w:rsidRPr="009B7851">
        <w:rPr>
          <w:rFonts w:eastAsia="Times New Roman" w:cstheme="minorHAnsi"/>
          <w:lang w:val="en-GB" w:eastAsia="de-DE"/>
          <w:rPrChange w:id="154" w:author="Bott, Maja" w:date="2026-02-04T14:47:00Z" w16du:dateUtc="2026-02-04T13:47:00Z">
            <w:rPr>
              <w:rFonts w:eastAsia="Times New Roman" w:cstheme="minorHAnsi"/>
              <w:highlight w:val="yellow"/>
              <w:lang w:val="en-GB" w:eastAsia="de-DE"/>
            </w:rPr>
          </w:rPrChange>
        </w:rPr>
        <w:t xml:space="preserve">filled out </w:t>
      </w:r>
      <w:r w:rsidRPr="009B7851">
        <w:rPr>
          <w:rFonts w:eastAsia="Times New Roman" w:cstheme="minorHAnsi"/>
          <w:lang w:val="en-GB" w:eastAsia="de-DE"/>
          <w:rPrChange w:id="155" w:author="Bott, Maja" w:date="2026-02-04T14:47:00Z" w16du:dateUtc="2026-02-04T13:47:00Z">
            <w:rPr>
              <w:rFonts w:eastAsia="Times New Roman" w:cstheme="minorHAnsi"/>
              <w:highlight w:val="yellow"/>
              <w:lang w:val="en-GB" w:eastAsia="de-DE"/>
            </w:rPr>
          </w:rPrChange>
        </w:rPr>
        <w:t xml:space="preserve">and </w:t>
      </w:r>
      <w:r w:rsidR="0012246B" w:rsidRPr="009B7851">
        <w:rPr>
          <w:rFonts w:eastAsia="Times New Roman" w:cstheme="minorHAnsi"/>
          <w:lang w:val="en-GB" w:eastAsia="de-DE"/>
          <w:rPrChange w:id="156" w:author="Bott, Maja" w:date="2026-02-04T14:47:00Z" w16du:dateUtc="2026-02-04T13:47:00Z">
            <w:rPr>
              <w:rFonts w:eastAsia="Times New Roman" w:cstheme="minorHAnsi"/>
              <w:highlight w:val="yellow"/>
              <w:lang w:val="en-GB" w:eastAsia="de-DE"/>
            </w:rPr>
          </w:rPrChange>
        </w:rPr>
        <w:t xml:space="preserve">fully </w:t>
      </w:r>
      <w:r w:rsidRPr="009B7851">
        <w:rPr>
          <w:rFonts w:eastAsia="Times New Roman" w:cstheme="minorHAnsi"/>
          <w:lang w:val="en-GB" w:eastAsia="de-DE"/>
          <w:rPrChange w:id="157" w:author="Bott, Maja" w:date="2026-02-04T14:47:00Z" w16du:dateUtc="2026-02-04T13:47:00Z">
            <w:rPr>
              <w:rFonts w:eastAsia="Times New Roman" w:cstheme="minorHAnsi"/>
              <w:highlight w:val="yellow"/>
              <w:lang w:val="en-GB" w:eastAsia="de-DE"/>
            </w:rPr>
          </w:rPrChange>
        </w:rPr>
        <w:t>functioning formulas</w:t>
      </w:r>
      <w:r w:rsidR="00F556DC" w:rsidRPr="009B7851">
        <w:rPr>
          <w:rFonts w:eastAsia="Times New Roman" w:cstheme="minorHAnsi"/>
          <w:lang w:val="en-GB" w:eastAsia="de-DE"/>
          <w:rPrChange w:id="158" w:author="Bott, Maja" w:date="2026-02-04T14:47:00Z" w16du:dateUtc="2026-02-04T13:47:00Z">
            <w:rPr>
              <w:rFonts w:eastAsia="Times New Roman" w:cstheme="minorHAnsi"/>
              <w:highlight w:val="yellow"/>
              <w:lang w:val="en-GB" w:eastAsia="de-DE"/>
            </w:rPr>
          </w:rPrChange>
        </w:rPr>
        <w:t xml:space="preserve">. </w:t>
      </w:r>
    </w:p>
    <w:p w14:paraId="58781090" w14:textId="42506A7F" w:rsidR="00814172" w:rsidRPr="009B7851" w:rsidRDefault="00814172" w:rsidP="007D1053">
      <w:pPr>
        <w:pStyle w:val="Listenabsatz"/>
        <w:numPr>
          <w:ilvl w:val="0"/>
          <w:numId w:val="3"/>
        </w:numPr>
        <w:spacing w:after="100" w:afterAutospacing="1"/>
        <w:rPr>
          <w:rFonts w:eastAsia="Times New Roman" w:cstheme="minorHAnsi"/>
          <w:b/>
          <w:bCs/>
          <w:lang w:val="en-US" w:eastAsia="de-DE"/>
        </w:rPr>
      </w:pPr>
      <w:r w:rsidRPr="009B7851">
        <w:rPr>
          <w:rFonts w:eastAsia="Times New Roman" w:cstheme="minorHAnsi"/>
          <w:b/>
          <w:bCs/>
          <w:lang w:val="en-US" w:eastAsia="de-DE"/>
        </w:rPr>
        <w:t>Data security and privacy</w:t>
      </w:r>
    </w:p>
    <w:p w14:paraId="11204BF1" w14:textId="241BF9B3" w:rsidR="00814172" w:rsidRPr="009B7851" w:rsidRDefault="00814172" w:rsidP="007D1053">
      <w:pPr>
        <w:numPr>
          <w:ilvl w:val="0"/>
          <w:numId w:val="1"/>
        </w:numPr>
        <w:spacing w:before="100" w:beforeAutospacing="1" w:after="100" w:afterAutospacing="1"/>
        <w:rPr>
          <w:rFonts w:eastAsia="Times New Roman" w:cstheme="minorHAnsi"/>
          <w:lang w:val="en-GB" w:eastAsia="de-DE"/>
        </w:rPr>
      </w:pPr>
      <w:r w:rsidRPr="009B7851">
        <w:rPr>
          <w:rFonts w:eastAsia="Times New Roman" w:cstheme="minorHAnsi"/>
          <w:lang w:val="en-GB" w:eastAsia="de-DE"/>
        </w:rPr>
        <w:t xml:space="preserve">Europe-based Consultants </w:t>
      </w:r>
      <w:r w:rsidR="00FF3027" w:rsidRPr="009B7851">
        <w:rPr>
          <w:rFonts w:eastAsia="Times New Roman" w:cstheme="minorHAnsi"/>
          <w:lang w:val="en-GB" w:eastAsia="de-DE"/>
        </w:rPr>
        <w:t xml:space="preserve">or Project Executing Agencies / Implementing Partners or Consultants working directly for KfW </w:t>
      </w:r>
      <w:r w:rsidRPr="009B7851">
        <w:rPr>
          <w:rFonts w:eastAsia="Times New Roman" w:cstheme="minorHAnsi"/>
          <w:lang w:val="en-GB" w:eastAsia="de-DE"/>
        </w:rPr>
        <w:t xml:space="preserve">are legally required to ensure compliance of </w:t>
      </w:r>
      <w:r w:rsidR="00FF3027" w:rsidRPr="009B7851">
        <w:rPr>
          <w:rFonts w:eastAsia="Times New Roman" w:cstheme="minorHAnsi"/>
          <w:lang w:val="en-GB" w:eastAsia="de-DE"/>
        </w:rPr>
        <w:t>data collection incl</w:t>
      </w:r>
      <w:ins w:id="159" w:author="Butz, Christoph" w:date="2026-02-04T14:08:00Z" w16du:dateUtc="2026-02-04T13:08:00Z">
        <w:r w:rsidR="00827B42" w:rsidRPr="009B7851">
          <w:rPr>
            <w:rFonts w:eastAsia="Times New Roman" w:cstheme="minorHAnsi"/>
            <w:lang w:val="en-GB" w:eastAsia="de-DE"/>
          </w:rPr>
          <w:t>uding</w:t>
        </w:r>
      </w:ins>
      <w:del w:id="160" w:author="Butz, Christoph" w:date="2026-02-04T14:08:00Z" w16du:dateUtc="2026-02-04T13:08:00Z">
        <w:r w:rsidR="00FF3027" w:rsidRPr="009B7851" w:rsidDel="00827B42">
          <w:rPr>
            <w:rFonts w:eastAsia="Times New Roman" w:cstheme="minorHAnsi"/>
            <w:lang w:val="en-GB" w:eastAsia="de-DE"/>
          </w:rPr>
          <w:delText>.</w:delText>
        </w:r>
      </w:del>
      <w:r w:rsidR="00FF3027" w:rsidRPr="009B7851">
        <w:rPr>
          <w:rFonts w:eastAsia="Times New Roman" w:cstheme="minorHAnsi"/>
          <w:lang w:val="en-GB" w:eastAsia="de-DE"/>
        </w:rPr>
        <w:t xml:space="preserve"> </w:t>
      </w:r>
      <w:r w:rsidRPr="009B7851">
        <w:rPr>
          <w:rFonts w:eastAsia="Times New Roman" w:cstheme="minorHAnsi"/>
          <w:lang w:val="en-GB" w:eastAsia="de-DE"/>
        </w:rPr>
        <w:t xml:space="preserve">websites and software </w:t>
      </w:r>
      <w:r w:rsidR="006E5539" w:rsidRPr="009B7851">
        <w:rPr>
          <w:rFonts w:eastAsia="Times New Roman" w:cstheme="minorHAnsi"/>
          <w:lang w:val="en-GB" w:eastAsia="de-DE"/>
        </w:rPr>
        <w:t xml:space="preserve">both with the relevant national regulations of the country in which the data is being collected as well as </w:t>
      </w:r>
      <w:r w:rsidRPr="009B7851">
        <w:rPr>
          <w:rFonts w:eastAsia="Times New Roman" w:cstheme="minorHAnsi"/>
          <w:lang w:val="en-GB" w:eastAsia="de-DE"/>
        </w:rPr>
        <w:t xml:space="preserve">with the General Data Protection Regulation </w:t>
      </w:r>
      <w:r w:rsidR="00FF3027" w:rsidRPr="009B7851">
        <w:rPr>
          <w:rFonts w:eastAsia="Times New Roman" w:cstheme="minorHAnsi"/>
          <w:lang w:val="en-GB" w:eastAsia="de-DE"/>
        </w:rPr>
        <w:t xml:space="preserve">(GDPR, </w:t>
      </w:r>
      <w:r w:rsidRPr="009B7851">
        <w:rPr>
          <w:rFonts w:eastAsia="Times New Roman" w:cstheme="minorHAnsi"/>
          <w:lang w:val="en-GB" w:eastAsia="de-DE"/>
        </w:rPr>
        <w:t>in German</w:t>
      </w:r>
      <w:del w:id="161" w:author="Butz, Christoph" w:date="2026-02-04T14:08:00Z" w16du:dateUtc="2026-02-04T13:08:00Z">
        <w:r w:rsidRPr="009B7851" w:rsidDel="00827B42">
          <w:rPr>
            <w:rFonts w:eastAsia="Times New Roman" w:cstheme="minorHAnsi"/>
            <w:lang w:val="en-GB" w:eastAsia="de-DE"/>
          </w:rPr>
          <w:delText>y</w:delText>
        </w:r>
      </w:del>
      <w:r w:rsidRPr="009B7851">
        <w:rPr>
          <w:rFonts w:eastAsia="Times New Roman" w:cstheme="minorHAnsi"/>
          <w:lang w:val="en-GB" w:eastAsia="de-DE"/>
        </w:rPr>
        <w:t xml:space="preserve"> called DSGVO)</w:t>
      </w:r>
      <w:ins w:id="162" w:author="Butz, Christoph" w:date="2026-02-04T14:09:00Z" w16du:dateUtc="2026-02-04T13:09:00Z">
        <w:r w:rsidR="00827B42" w:rsidRPr="009B7851">
          <w:rPr>
            <w:rFonts w:eastAsia="Times New Roman" w:cstheme="minorHAnsi"/>
            <w:lang w:val="en-GB" w:eastAsia="de-DE"/>
          </w:rPr>
          <w:t>. A</w:t>
        </w:r>
      </w:ins>
      <w:del w:id="163" w:author="Butz, Christoph" w:date="2026-02-04T14:09:00Z" w16du:dateUtc="2026-02-04T13:09:00Z">
        <w:r w:rsidR="006E5539" w:rsidRPr="009B7851" w:rsidDel="00827B42">
          <w:rPr>
            <w:rFonts w:eastAsia="Times New Roman" w:cstheme="minorHAnsi"/>
            <w:lang w:val="en-GB" w:eastAsia="de-DE"/>
          </w:rPr>
          <w:delText xml:space="preserve"> a</w:delText>
        </w:r>
      </w:del>
      <w:r w:rsidR="006E5539" w:rsidRPr="009B7851">
        <w:rPr>
          <w:rFonts w:eastAsia="Times New Roman" w:cstheme="minorHAnsi"/>
          <w:lang w:val="en-GB" w:eastAsia="de-DE"/>
        </w:rPr>
        <w:t>ll other data providers are required to adhere to the relevant national regulations of the country in which the data is being collected</w:t>
      </w:r>
      <w:r w:rsidRPr="009B7851">
        <w:rPr>
          <w:rFonts w:eastAsia="Times New Roman" w:cstheme="minorHAnsi"/>
          <w:lang w:val="en-GB" w:eastAsia="de-DE"/>
        </w:rPr>
        <w:t>.</w:t>
      </w:r>
    </w:p>
    <w:p w14:paraId="1F0E180C" w14:textId="5EE19214" w:rsidR="00814172" w:rsidRPr="009B7851" w:rsidRDefault="00814172" w:rsidP="007D1053">
      <w:pPr>
        <w:numPr>
          <w:ilvl w:val="0"/>
          <w:numId w:val="1"/>
        </w:numPr>
        <w:spacing w:before="100" w:beforeAutospacing="1" w:after="100" w:afterAutospacing="1"/>
        <w:rPr>
          <w:rFonts w:eastAsia="Times New Roman" w:cstheme="minorHAnsi"/>
          <w:lang w:val="en-GB" w:eastAsia="de-DE"/>
          <w:rPrChange w:id="164" w:author="Bott, Maja" w:date="2026-02-04T14:47:00Z" w16du:dateUtc="2026-02-04T13:47:00Z">
            <w:rPr>
              <w:rFonts w:eastAsia="Times New Roman" w:cstheme="minorHAnsi"/>
              <w:highlight w:val="yellow"/>
              <w:lang w:val="en-GB" w:eastAsia="de-DE"/>
            </w:rPr>
          </w:rPrChange>
        </w:rPr>
      </w:pPr>
      <w:r w:rsidRPr="009B7851">
        <w:rPr>
          <w:rFonts w:eastAsia="Times New Roman" w:cstheme="minorHAnsi"/>
          <w:lang w:val="en-GB" w:eastAsia="de-DE"/>
          <w:rPrChange w:id="165" w:author="Bott, Maja" w:date="2026-02-04T14:47:00Z" w16du:dateUtc="2026-02-04T13:47:00Z">
            <w:rPr>
              <w:rFonts w:eastAsia="Times New Roman" w:cstheme="minorHAnsi"/>
              <w:highlight w:val="yellow"/>
              <w:lang w:val="en-GB" w:eastAsia="de-DE"/>
            </w:rPr>
          </w:rPrChange>
        </w:rPr>
        <w:t>Data shall only be transferred through encrypted channel</w:t>
      </w:r>
      <w:r w:rsidR="00FF3027" w:rsidRPr="009B7851">
        <w:rPr>
          <w:rFonts w:eastAsia="Times New Roman" w:cstheme="minorHAnsi"/>
          <w:lang w:val="en-GB" w:eastAsia="de-DE"/>
          <w:rPrChange w:id="166" w:author="Bott, Maja" w:date="2026-02-04T14:47:00Z" w16du:dateUtc="2026-02-04T13:47:00Z">
            <w:rPr>
              <w:rFonts w:eastAsia="Times New Roman" w:cstheme="minorHAnsi"/>
              <w:highlight w:val="yellow"/>
              <w:lang w:val="en-GB" w:eastAsia="de-DE"/>
            </w:rPr>
          </w:rPrChange>
        </w:rPr>
        <w:t>s</w:t>
      </w:r>
      <w:r w:rsidRPr="009B7851">
        <w:rPr>
          <w:rFonts w:eastAsia="Times New Roman" w:cstheme="minorHAnsi"/>
          <w:lang w:val="en-GB" w:eastAsia="de-DE"/>
          <w:rPrChange w:id="167" w:author="Bott, Maja" w:date="2026-02-04T14:47:00Z" w16du:dateUtc="2026-02-04T13:47:00Z">
            <w:rPr>
              <w:rFonts w:eastAsia="Times New Roman" w:cstheme="minorHAnsi"/>
              <w:highlight w:val="yellow"/>
              <w:lang w:val="en-GB" w:eastAsia="de-DE"/>
            </w:rPr>
          </w:rPrChange>
        </w:rPr>
        <w:t xml:space="preserve"> (e.g</w:t>
      </w:r>
      <w:commentRangeStart w:id="168"/>
      <w:r w:rsidRPr="009B7851">
        <w:rPr>
          <w:rFonts w:eastAsia="Times New Roman" w:cstheme="minorHAnsi"/>
          <w:lang w:val="en-GB" w:eastAsia="de-DE"/>
          <w:rPrChange w:id="169" w:author="Bott, Maja" w:date="2026-02-04T14:47:00Z" w16du:dateUtc="2026-02-04T13:47:00Z">
            <w:rPr>
              <w:rFonts w:eastAsia="Times New Roman" w:cstheme="minorHAnsi"/>
              <w:highlight w:val="yellow"/>
              <w:lang w:val="en-GB" w:eastAsia="de-DE"/>
            </w:rPr>
          </w:rPrChange>
        </w:rPr>
        <w:t xml:space="preserve">. </w:t>
      </w:r>
      <w:del w:id="170" w:author="Butz, Christoph" w:date="2026-02-04T14:10:00Z" w16du:dateUtc="2026-02-04T13:10:00Z">
        <w:r w:rsidRPr="009B7851" w:rsidDel="00827B42">
          <w:rPr>
            <w:rFonts w:eastAsia="Times New Roman" w:cstheme="minorHAnsi"/>
            <w:lang w:val="en-GB" w:eastAsia="de-DE"/>
            <w:rPrChange w:id="171" w:author="Bott, Maja" w:date="2026-02-04T14:47:00Z" w16du:dateUtc="2026-02-04T13:47:00Z">
              <w:rPr>
                <w:rFonts w:eastAsia="Times New Roman" w:cstheme="minorHAnsi"/>
                <w:highlight w:val="yellow"/>
                <w:lang w:val="en-GB" w:eastAsia="de-DE"/>
              </w:rPr>
            </w:rPrChange>
          </w:rPr>
          <w:delText>KfW data room</w:delText>
        </w:r>
      </w:del>
      <w:proofErr w:type="spellStart"/>
      <w:ins w:id="172" w:author="Butz, Christoph" w:date="2026-02-04T14:10:00Z" w16du:dateUtc="2026-02-04T13:10:00Z">
        <w:r w:rsidR="00827B42" w:rsidRPr="009B7851">
          <w:rPr>
            <w:rFonts w:eastAsia="Times New Roman" w:cstheme="minorHAnsi"/>
            <w:lang w:val="en-GB" w:eastAsia="de-DE"/>
            <w:rPrChange w:id="173" w:author="Bott, Maja" w:date="2026-02-04T14:47:00Z" w16du:dateUtc="2026-02-04T13:47:00Z">
              <w:rPr>
                <w:rFonts w:eastAsia="Times New Roman" w:cstheme="minorHAnsi"/>
                <w:highlight w:val="yellow"/>
                <w:lang w:val="en-GB" w:eastAsia="de-DE"/>
              </w:rPr>
            </w:rPrChange>
          </w:rPr>
          <w:t>idgard</w:t>
        </w:r>
      </w:ins>
      <w:commentRangeEnd w:id="168"/>
      <w:proofErr w:type="spellEnd"/>
      <w:r w:rsidR="00F506F4">
        <w:rPr>
          <w:rStyle w:val="Kommentarzeichen"/>
        </w:rPr>
        <w:commentReference w:id="168"/>
      </w:r>
      <w:r w:rsidRPr="009B7851">
        <w:rPr>
          <w:rFonts w:eastAsia="Times New Roman" w:cstheme="minorHAnsi"/>
          <w:lang w:val="en-GB" w:eastAsia="de-DE"/>
          <w:rPrChange w:id="174" w:author="Bott, Maja" w:date="2026-02-04T14:47:00Z" w16du:dateUtc="2026-02-04T13:47:00Z">
            <w:rPr>
              <w:rFonts w:eastAsia="Times New Roman" w:cstheme="minorHAnsi"/>
              <w:highlight w:val="yellow"/>
              <w:lang w:val="en-GB" w:eastAsia="de-DE"/>
            </w:rPr>
          </w:rPrChange>
        </w:rPr>
        <w:t xml:space="preserve">). </w:t>
      </w:r>
    </w:p>
    <w:p w14:paraId="7ABD4060" w14:textId="1B6337A0" w:rsidR="00814172" w:rsidRPr="009B7851" w:rsidRDefault="00814172" w:rsidP="007D1053">
      <w:pPr>
        <w:numPr>
          <w:ilvl w:val="0"/>
          <w:numId w:val="1"/>
        </w:numPr>
        <w:spacing w:before="100" w:beforeAutospacing="1" w:after="100" w:afterAutospacing="1"/>
        <w:rPr>
          <w:rFonts w:eastAsia="Times New Roman" w:cstheme="minorHAnsi"/>
          <w:lang w:val="en-GB" w:eastAsia="de-DE"/>
        </w:rPr>
      </w:pPr>
      <w:r w:rsidRPr="009B7851">
        <w:rPr>
          <w:rFonts w:eastAsia="Times New Roman" w:cstheme="minorHAnsi"/>
          <w:lang w:val="en-GB" w:eastAsia="de-DE"/>
        </w:rPr>
        <w:t xml:space="preserve">Special caution is required in fragile </w:t>
      </w:r>
      <w:r w:rsidR="00FF3027" w:rsidRPr="009B7851">
        <w:rPr>
          <w:rFonts w:eastAsia="Times New Roman" w:cstheme="minorHAnsi"/>
          <w:lang w:val="en-GB" w:eastAsia="de-DE"/>
        </w:rPr>
        <w:t xml:space="preserve">and conflict </w:t>
      </w:r>
      <w:r w:rsidRPr="009B7851">
        <w:rPr>
          <w:rFonts w:eastAsia="Times New Roman" w:cstheme="minorHAnsi"/>
          <w:lang w:val="en-GB" w:eastAsia="de-DE"/>
        </w:rPr>
        <w:t xml:space="preserve">contexts, where location data should be </w:t>
      </w:r>
      <w:del w:id="175" w:author="Butz, Christoph" w:date="2026-02-04T14:11:00Z" w16du:dateUtc="2026-02-04T13:11:00Z">
        <w:r w:rsidRPr="009B7851" w:rsidDel="00827B42">
          <w:rPr>
            <w:rFonts w:eastAsia="Times New Roman" w:cstheme="minorHAnsi"/>
            <w:lang w:val="en-GB" w:eastAsia="de-DE"/>
          </w:rPr>
          <w:delText xml:space="preserve">only </w:delText>
        </w:r>
      </w:del>
      <w:r w:rsidRPr="009B7851">
        <w:rPr>
          <w:rFonts w:eastAsia="Times New Roman" w:cstheme="minorHAnsi"/>
          <w:lang w:val="en-GB" w:eastAsia="de-DE"/>
        </w:rPr>
        <w:t xml:space="preserve">treated </w:t>
      </w:r>
      <w:r w:rsidR="00FF3027" w:rsidRPr="009B7851">
        <w:rPr>
          <w:rFonts w:eastAsia="Times New Roman" w:cstheme="minorHAnsi"/>
          <w:lang w:val="en-GB" w:eastAsia="de-DE"/>
        </w:rPr>
        <w:t xml:space="preserve">with </w:t>
      </w:r>
      <w:r w:rsidRPr="009B7851">
        <w:rPr>
          <w:rFonts w:eastAsia="Times New Roman" w:cstheme="minorHAnsi"/>
          <w:lang w:val="en-GB" w:eastAsia="de-DE"/>
        </w:rPr>
        <w:t>extra diligence</w:t>
      </w:r>
      <w:ins w:id="176" w:author="Butz, Christoph" w:date="2026-02-04T14:12:00Z" w16du:dateUtc="2026-02-04T13:12:00Z">
        <w:r w:rsidR="00827B42" w:rsidRPr="009B7851">
          <w:rPr>
            <w:rFonts w:eastAsia="Times New Roman" w:cstheme="minorHAnsi"/>
            <w:lang w:val="en-GB" w:eastAsia="de-DE"/>
          </w:rPr>
          <w:t>,</w:t>
        </w:r>
      </w:ins>
      <w:r w:rsidRPr="009B7851">
        <w:rPr>
          <w:rFonts w:eastAsia="Times New Roman" w:cstheme="minorHAnsi"/>
          <w:lang w:val="en-GB" w:eastAsia="de-DE"/>
        </w:rPr>
        <w:t xml:space="preserve"> e.g. working only with approximate </w:t>
      </w:r>
      <w:r w:rsidR="00FF3027" w:rsidRPr="009B7851">
        <w:rPr>
          <w:rFonts w:eastAsia="Times New Roman" w:cstheme="minorHAnsi"/>
          <w:lang w:val="en-GB" w:eastAsia="de-DE"/>
        </w:rPr>
        <w:t xml:space="preserve">geo </w:t>
      </w:r>
      <w:r w:rsidRPr="009B7851">
        <w:rPr>
          <w:rFonts w:eastAsia="Times New Roman" w:cstheme="minorHAnsi"/>
          <w:lang w:val="en-GB" w:eastAsia="de-DE"/>
        </w:rPr>
        <w:t xml:space="preserve">coordinates for </w:t>
      </w:r>
      <w:r w:rsidR="00FF3027" w:rsidRPr="009B7851">
        <w:rPr>
          <w:rFonts w:eastAsia="Times New Roman" w:cstheme="minorHAnsi"/>
          <w:lang w:val="en-GB" w:eastAsia="de-DE"/>
        </w:rPr>
        <w:t xml:space="preserve">security </w:t>
      </w:r>
      <w:r w:rsidRPr="009B7851">
        <w:rPr>
          <w:rFonts w:eastAsia="Times New Roman" w:cstheme="minorHAnsi"/>
          <w:lang w:val="en-GB" w:eastAsia="de-DE"/>
        </w:rPr>
        <w:t>reasons.</w:t>
      </w:r>
    </w:p>
    <w:p w14:paraId="4D9CFFDF" w14:textId="2261B1FB" w:rsidR="00E97671" w:rsidRPr="00FB34F7" w:rsidRDefault="00F23DB6" w:rsidP="00FB34F7">
      <w:pPr>
        <w:spacing w:before="100" w:beforeAutospacing="1" w:after="120"/>
        <w:ind w:left="360"/>
        <w:rPr>
          <w:rFonts w:eastAsia="Times New Roman" w:cstheme="minorHAnsi"/>
          <w:lang w:val="en-GB" w:eastAsia="de-DE"/>
        </w:rPr>
      </w:pPr>
      <w:r w:rsidRPr="009B7851">
        <w:rPr>
          <w:rFonts w:cstheme="minorHAnsi"/>
          <w:b/>
          <w:bCs/>
          <w:lang w:val="en-GB"/>
          <w:rPrChange w:id="177" w:author="Bott, Maja" w:date="2026-02-04T14:47:00Z" w16du:dateUtc="2026-02-04T13:47:00Z">
            <w:rPr>
              <w:rFonts w:cstheme="minorHAnsi"/>
              <w:b/>
              <w:bCs/>
              <w:highlight w:val="yellow"/>
              <w:lang w:val="en-GB"/>
            </w:rPr>
          </w:rPrChange>
        </w:rPr>
        <w:t xml:space="preserve">KfW’s Project Location </w:t>
      </w:r>
      <w:ins w:id="178" w:author="Butz, Christoph" w:date="2026-02-04T14:15:00Z" w16du:dateUtc="2026-02-04T13:15:00Z">
        <w:r w:rsidR="006A08FD" w:rsidRPr="009B7851">
          <w:rPr>
            <w:rFonts w:cstheme="minorHAnsi"/>
            <w:b/>
            <w:bCs/>
            <w:lang w:val="en-GB"/>
            <w:rPrChange w:id="179" w:author="Bott, Maja" w:date="2026-02-04T14:47:00Z" w16du:dateUtc="2026-02-04T13:47:00Z">
              <w:rPr>
                <w:rFonts w:cstheme="minorHAnsi"/>
                <w:b/>
                <w:bCs/>
                <w:highlight w:val="yellow"/>
                <w:lang w:val="en-GB"/>
              </w:rPr>
            </w:rPrChange>
          </w:rPr>
          <w:t xml:space="preserve">Model </w:t>
        </w:r>
      </w:ins>
      <w:r w:rsidR="007D1053" w:rsidRPr="009B7851">
        <w:rPr>
          <w:rFonts w:cstheme="minorHAnsi"/>
          <w:b/>
          <w:bCs/>
          <w:lang w:val="en-GB"/>
          <w:rPrChange w:id="180" w:author="Bott, Maja" w:date="2026-02-04T14:47:00Z" w16du:dateUtc="2026-02-04T13:47:00Z">
            <w:rPr>
              <w:rFonts w:cstheme="minorHAnsi"/>
              <w:b/>
              <w:bCs/>
              <w:highlight w:val="yellow"/>
              <w:lang w:val="en-GB"/>
            </w:rPr>
          </w:rPrChange>
        </w:rPr>
        <w:t>D</w:t>
      </w:r>
      <w:ins w:id="181" w:author="Butz, Christoph" w:date="2026-02-04T14:13:00Z" w16du:dateUtc="2026-02-04T13:13:00Z">
        <w:r w:rsidR="006A08FD" w:rsidRPr="009B7851">
          <w:rPr>
            <w:rFonts w:cstheme="minorHAnsi"/>
            <w:b/>
            <w:bCs/>
            <w:lang w:val="en-GB"/>
            <w:rPrChange w:id="182" w:author="Bott, Maja" w:date="2026-02-04T14:47:00Z" w16du:dateUtc="2026-02-04T13:47:00Z">
              <w:rPr>
                <w:rFonts w:cstheme="minorHAnsi"/>
                <w:b/>
                <w:bCs/>
                <w:highlight w:val="yellow"/>
                <w:lang w:val="en-GB"/>
              </w:rPr>
            </w:rPrChange>
          </w:rPr>
          <w:t>o</w:t>
        </w:r>
      </w:ins>
      <w:ins w:id="183" w:author="Butz, Christoph" w:date="2026-02-04T14:14:00Z" w16du:dateUtc="2026-02-04T13:14:00Z">
        <w:r w:rsidR="006A08FD" w:rsidRPr="009B7851">
          <w:rPr>
            <w:rFonts w:cstheme="minorHAnsi"/>
            <w:b/>
            <w:bCs/>
            <w:lang w:val="en-GB"/>
            <w:rPrChange w:id="184" w:author="Bott, Maja" w:date="2026-02-04T14:47:00Z" w16du:dateUtc="2026-02-04T13:47:00Z">
              <w:rPr>
                <w:rFonts w:cstheme="minorHAnsi"/>
                <w:b/>
                <w:bCs/>
                <w:highlight w:val="yellow"/>
                <w:lang w:val="en-GB"/>
              </w:rPr>
            </w:rPrChange>
          </w:rPr>
          <w:t>cumentation</w:t>
        </w:r>
      </w:ins>
      <w:del w:id="185" w:author="Butz, Christoph" w:date="2026-02-04T14:14:00Z" w16du:dateUtc="2026-02-04T13:14:00Z">
        <w:r w:rsidRPr="009B7851" w:rsidDel="006A08FD">
          <w:rPr>
            <w:rFonts w:cstheme="minorHAnsi"/>
            <w:b/>
            <w:bCs/>
            <w:lang w:val="en-GB"/>
            <w:rPrChange w:id="186" w:author="Bott, Maja" w:date="2026-02-04T14:47:00Z" w16du:dateUtc="2026-02-04T13:47:00Z">
              <w:rPr>
                <w:rFonts w:cstheme="minorHAnsi"/>
                <w:b/>
                <w:bCs/>
                <w:highlight w:val="yellow"/>
                <w:lang w:val="en-GB"/>
              </w:rPr>
            </w:rPrChange>
          </w:rPr>
          <w:delText>ata</w:delText>
        </w:r>
      </w:del>
      <w:r w:rsidRPr="009B7851">
        <w:rPr>
          <w:rFonts w:cstheme="minorHAnsi"/>
          <w:b/>
          <w:bCs/>
          <w:lang w:val="en-GB"/>
          <w:rPrChange w:id="187" w:author="Bott, Maja" w:date="2026-02-04T14:47:00Z" w16du:dateUtc="2026-02-04T13:47:00Z">
            <w:rPr>
              <w:rFonts w:cstheme="minorHAnsi"/>
              <w:b/>
              <w:bCs/>
              <w:highlight w:val="yellow"/>
              <w:lang w:val="en-GB"/>
            </w:rPr>
          </w:rPrChange>
        </w:rPr>
        <w:t xml:space="preserve"> </w:t>
      </w:r>
      <w:del w:id="188" w:author="Butz, Christoph" w:date="2026-02-04T14:14:00Z" w16du:dateUtc="2026-02-04T13:14:00Z">
        <w:r w:rsidRPr="009B7851" w:rsidDel="006A08FD">
          <w:rPr>
            <w:rFonts w:cstheme="minorHAnsi"/>
            <w:b/>
            <w:bCs/>
            <w:lang w:val="en-GB"/>
            <w:rPrChange w:id="189" w:author="Bott, Maja" w:date="2026-02-04T14:47:00Z" w16du:dateUtc="2026-02-04T13:47:00Z">
              <w:rPr>
                <w:rFonts w:cstheme="minorHAnsi"/>
                <w:b/>
                <w:bCs/>
                <w:highlight w:val="yellow"/>
                <w:lang w:val="en-GB"/>
              </w:rPr>
            </w:rPrChange>
          </w:rPr>
          <w:delText>Model</w:delText>
        </w:r>
        <w:r w:rsidRPr="009B7851" w:rsidDel="006A08FD">
          <w:rPr>
            <w:rFonts w:eastAsia="Times New Roman" w:cstheme="minorHAnsi"/>
            <w:lang w:val="en-GB"/>
            <w:rPrChange w:id="190" w:author="Bott, Maja" w:date="2026-02-04T14:47:00Z" w16du:dateUtc="2026-02-04T13:47:00Z">
              <w:rPr>
                <w:rFonts w:eastAsia="Times New Roman" w:cstheme="minorHAnsi"/>
                <w:highlight w:val="yellow"/>
                <w:lang w:val="en-GB"/>
              </w:rPr>
            </w:rPrChange>
          </w:rPr>
          <w:delText xml:space="preserve"> </w:delText>
        </w:r>
      </w:del>
      <w:r w:rsidR="00792BB7" w:rsidRPr="009B7851">
        <w:fldChar w:fldCharType="begin"/>
      </w:r>
      <w:r w:rsidR="00792BB7" w:rsidRPr="009B7851">
        <w:rPr>
          <w:lang w:val="en-GB"/>
          <w:rPrChange w:id="191" w:author="Bott, Maja" w:date="2026-02-04T14:47:00Z" w16du:dateUtc="2026-02-04T13:47:00Z">
            <w:rPr/>
          </w:rPrChange>
        </w:rPr>
        <w:instrText>HYPERLINK "https://mapme-initiative.github.io/project_location_model/quickstart.html"</w:instrText>
      </w:r>
      <w:r w:rsidR="00792BB7" w:rsidRPr="009B7851">
        <w:fldChar w:fldCharType="separate"/>
      </w:r>
      <w:r w:rsidR="00792BB7" w:rsidRPr="009B7851">
        <w:rPr>
          <w:rStyle w:val="Hyperlink"/>
          <w:rFonts w:asciiTheme="minorHAnsi" w:eastAsia="Times New Roman" w:hAnsiTheme="minorHAnsi" w:cstheme="minorHAnsi"/>
          <w:b/>
          <w:bCs/>
          <w:sz w:val="24"/>
          <w:lang w:val="en-GB"/>
          <w:rPrChange w:id="192" w:author="Bott, Maja" w:date="2026-02-04T14:47:00Z" w16du:dateUtc="2026-02-04T13:47:00Z">
            <w:rPr>
              <w:rStyle w:val="Hyperlink"/>
              <w:rFonts w:asciiTheme="minorHAnsi" w:eastAsia="Times New Roman" w:hAnsiTheme="minorHAnsi" w:cstheme="minorHAnsi"/>
              <w:b/>
              <w:bCs/>
              <w:sz w:val="24"/>
              <w:highlight w:val="yellow"/>
              <w:lang w:val="en-GB"/>
            </w:rPr>
          </w:rPrChange>
        </w:rPr>
        <w:t>https://mapme-initiative.github.io/project_location_model/quickstart.html</w:t>
      </w:r>
      <w:r w:rsidR="00792BB7" w:rsidRPr="009B7851">
        <w:fldChar w:fldCharType="end"/>
      </w:r>
      <w:r w:rsidR="00FB34F7" w:rsidRPr="009B7851">
        <w:rPr>
          <w:rFonts w:eastAsia="Times New Roman" w:cstheme="minorHAnsi"/>
          <w:lang w:val="en-GB"/>
          <w:rPrChange w:id="193" w:author="Bott, Maja" w:date="2026-02-04T14:47:00Z" w16du:dateUtc="2026-02-04T13:47:00Z">
            <w:rPr>
              <w:rFonts w:eastAsia="Times New Roman" w:cstheme="minorHAnsi"/>
              <w:highlight w:val="yellow"/>
              <w:lang w:val="en-GB"/>
            </w:rPr>
          </w:rPrChange>
        </w:rPr>
        <w:t xml:space="preserve"> </w:t>
      </w:r>
      <w:r w:rsidR="00F556DC" w:rsidRPr="009B7851">
        <w:rPr>
          <w:rFonts w:eastAsia="Times New Roman" w:cstheme="minorHAnsi"/>
          <w:lang w:val="en-GB"/>
          <w:rPrChange w:id="194" w:author="Bott, Maja" w:date="2026-02-04T14:47:00Z" w16du:dateUtc="2026-02-04T13:47:00Z">
            <w:rPr>
              <w:rFonts w:eastAsia="Times New Roman" w:cstheme="minorHAnsi"/>
              <w:highlight w:val="yellow"/>
              <w:lang w:val="en-GB"/>
            </w:rPr>
          </w:rPrChange>
        </w:rPr>
        <w:t xml:space="preserve">including its Templates and Guidelines </w:t>
      </w:r>
      <w:ins w:id="195" w:author="Butz, Christoph" w:date="2026-02-04T14:15:00Z" w16du:dateUtc="2026-02-04T13:15:00Z">
        <w:r w:rsidR="006A08FD" w:rsidRPr="009B7851">
          <w:rPr>
            <w:rFonts w:eastAsia="Times New Roman" w:cstheme="minorHAnsi"/>
            <w:lang w:val="en-GB"/>
            <w:rPrChange w:id="196" w:author="Bott, Maja" w:date="2026-02-04T14:47:00Z" w16du:dateUtc="2026-02-04T13:47:00Z">
              <w:rPr>
                <w:rFonts w:eastAsia="Times New Roman" w:cstheme="minorHAnsi"/>
                <w:highlight w:val="yellow"/>
                <w:lang w:val="en-GB"/>
              </w:rPr>
            </w:rPrChange>
          </w:rPr>
          <w:t>under the same link are</w:t>
        </w:r>
      </w:ins>
      <w:del w:id="197" w:author="Butz, Christoph" w:date="2026-02-04T14:15:00Z" w16du:dateUtc="2026-02-04T13:15:00Z">
        <w:r w:rsidR="00D023B5" w:rsidRPr="009B7851" w:rsidDel="006A08FD">
          <w:rPr>
            <w:rFonts w:cstheme="minorHAnsi"/>
            <w:lang w:val="en-GB"/>
            <w:rPrChange w:id="198" w:author="Bott, Maja" w:date="2026-02-04T14:47:00Z" w16du:dateUtc="2026-02-04T13:47:00Z">
              <w:rPr>
                <w:rFonts w:cstheme="minorHAnsi"/>
                <w:highlight w:val="yellow"/>
                <w:lang w:val="en-GB"/>
              </w:rPr>
            </w:rPrChange>
          </w:rPr>
          <w:delText>is</w:delText>
        </w:r>
      </w:del>
      <w:r w:rsidR="00D023B5" w:rsidRPr="009B7851">
        <w:rPr>
          <w:rFonts w:cstheme="minorHAnsi"/>
          <w:lang w:val="en-GB"/>
          <w:rPrChange w:id="199" w:author="Bott, Maja" w:date="2026-02-04T14:47:00Z" w16du:dateUtc="2026-02-04T13:47:00Z">
            <w:rPr>
              <w:rFonts w:cstheme="minorHAnsi"/>
              <w:highlight w:val="yellow"/>
              <w:lang w:val="en-GB"/>
            </w:rPr>
          </w:rPrChange>
        </w:rPr>
        <w:t xml:space="preserve"> part of these </w:t>
      </w:r>
      <w:proofErr w:type="spellStart"/>
      <w:r w:rsidR="00D023B5" w:rsidRPr="009B7851">
        <w:rPr>
          <w:rFonts w:cstheme="minorHAnsi"/>
          <w:lang w:val="en-GB"/>
          <w:rPrChange w:id="200" w:author="Bott, Maja" w:date="2026-02-04T14:47:00Z" w16du:dateUtc="2026-02-04T13:47:00Z">
            <w:rPr>
              <w:rFonts w:cstheme="minorHAnsi"/>
              <w:highlight w:val="yellow"/>
              <w:lang w:val="en-GB"/>
            </w:rPr>
          </w:rPrChange>
        </w:rPr>
        <w:t>ToR</w:t>
      </w:r>
      <w:bookmarkStart w:id="201" w:name="_Hlk101456945"/>
      <w:proofErr w:type="spellEnd"/>
      <w:r w:rsidR="00F556DC" w:rsidRPr="009B7851">
        <w:rPr>
          <w:rFonts w:cstheme="minorHAnsi"/>
          <w:lang w:val="en-GB"/>
          <w:rPrChange w:id="202" w:author="Bott, Maja" w:date="2026-02-04T14:47:00Z" w16du:dateUtc="2026-02-04T13:47:00Z">
            <w:rPr>
              <w:rFonts w:cstheme="minorHAnsi"/>
              <w:highlight w:val="yellow"/>
              <w:lang w:val="en-GB"/>
            </w:rPr>
          </w:rPrChange>
        </w:rPr>
        <w:t>.</w:t>
      </w:r>
    </w:p>
    <w:bookmarkEnd w:id="201"/>
    <w:sectPr w:rsidR="00E97671" w:rsidRPr="00FB34F7">
      <w:headerReference w:type="default" r:id="rId15"/>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Bott, Maja" w:date="2026-02-04T14:49:00Z" w:initials="MB">
    <w:p w14:paraId="479B7597" w14:textId="77777777" w:rsidR="009B7851" w:rsidRDefault="009B7851" w:rsidP="009B7851">
      <w:pPr>
        <w:pStyle w:val="Kommentartext"/>
      </w:pPr>
      <w:r>
        <w:rPr>
          <w:rStyle w:val="Kommentarzeichen"/>
        </w:rPr>
        <w:annotationRef/>
      </w:r>
      <w:r>
        <w:t>Johannes recommends to stay flexible on the format, also since he will require GEOJSON soon instead of KML. The details will be explained in the Github</w:t>
      </w:r>
    </w:p>
  </w:comment>
  <w:comment w:id="105" w:author="Bott, Maja" w:date="2026-02-04T14:54:00Z" w:initials="MB">
    <w:p w14:paraId="16BB6DF0" w14:textId="77777777" w:rsidR="00F506F4" w:rsidRDefault="00F506F4" w:rsidP="00F506F4">
      <w:pPr>
        <w:pStyle w:val="Kommentartext"/>
      </w:pPr>
      <w:r>
        <w:rPr>
          <w:rStyle w:val="Kommentarzeichen"/>
        </w:rPr>
        <w:annotationRef/>
      </w:r>
      <w:r>
        <w:t>Johannes hat sie in Field ID umbenannt.</w:t>
      </w:r>
    </w:p>
  </w:comment>
  <w:comment w:id="113" w:author="Bott, Maja" w:date="2026-02-04T14:40:00Z" w:initials="MB">
    <w:p w14:paraId="4DB10189" w14:textId="77777777" w:rsidR="006A2404" w:rsidRDefault="009158BC" w:rsidP="006A2404">
      <w:pPr>
        <w:pStyle w:val="Kommentartext"/>
      </w:pPr>
      <w:r>
        <w:rPr>
          <w:rStyle w:val="Kommentarzeichen"/>
        </w:rPr>
        <w:annotationRef/>
      </w:r>
      <w:r w:rsidR="006A2404">
        <w:t>Das ist ein Missverständnis: Hier geht es nicht um die Excel-Tabelle, sondern um zusätzliche Daten zu den Standorten, die gar nicht in der ODP liegen werden, z.B. Photos, die ein Consultant vor Ort gemacht hat. Diese Punkte würde ich daher nicht löschen. Vielleicht werden diese Informationen ja separat geliefert, bevor es eine Field ID gibt. Oder wenn bei dem KfW identifier (= field ID) ein Zahlendreher drin ist, kann es ggf. nicht mehr zugeordnet werden.</w:t>
      </w:r>
    </w:p>
  </w:comment>
  <w:comment w:id="168" w:author="Bott, Maja" w:date="2026-02-04T14:53:00Z" w:initials="MB">
    <w:p w14:paraId="7446014A" w14:textId="7DDA674B" w:rsidR="00F506F4" w:rsidRDefault="00F506F4" w:rsidP="00F506F4">
      <w:pPr>
        <w:pStyle w:val="Kommentartext"/>
      </w:pPr>
      <w:r>
        <w:rPr>
          <w:rStyle w:val="Kommentarzeichen"/>
        </w:rPr>
        <w:annotationRef/>
      </w:r>
      <w:r>
        <w:t>Not every new partner knows what idgard is. I would therefore recommend KfW‘s data  room idgard.</w:t>
      </w:r>
    </w:p>
    <w:p w14:paraId="1A69FDAE" w14:textId="77777777" w:rsidR="00F506F4" w:rsidRDefault="00F506F4" w:rsidP="00F506F4">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9B7597" w15:done="0"/>
  <w15:commentEx w15:paraId="16BB6DF0" w15:done="0"/>
  <w15:commentEx w15:paraId="4DB10189" w15:done="0"/>
  <w15:commentEx w15:paraId="1A69FD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1F293E" w16cex:dateUtc="2026-02-04T13:49:00Z"/>
  <w16cex:commentExtensible w16cex:durableId="653FAEC7" w16cex:dateUtc="2026-02-04T13:54:00Z"/>
  <w16cex:commentExtensible w16cex:durableId="4E8AF9A7" w16cex:dateUtc="2026-02-04T13:40:00Z"/>
  <w16cex:commentExtensible w16cex:durableId="03E51430" w16cex:dateUtc="2026-02-04T1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9B7597" w16cid:durableId="4C1F293E"/>
  <w16cid:commentId w16cid:paraId="16BB6DF0" w16cid:durableId="653FAEC7"/>
  <w16cid:commentId w16cid:paraId="4DB10189" w16cid:durableId="4E8AF9A7"/>
  <w16cid:commentId w16cid:paraId="1A69FDAE" w16cid:durableId="03E514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87C5E" w14:textId="77777777" w:rsidR="00B20E7B" w:rsidRDefault="00B20E7B" w:rsidP="00074F57">
      <w:r>
        <w:separator/>
      </w:r>
    </w:p>
  </w:endnote>
  <w:endnote w:type="continuationSeparator" w:id="0">
    <w:p w14:paraId="6F45AB8B" w14:textId="77777777" w:rsidR="00B20E7B" w:rsidRDefault="00B20E7B" w:rsidP="00074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kfw_centro_sansregular">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5B4F4" w14:textId="77777777" w:rsidR="00B20E7B" w:rsidRDefault="00B20E7B" w:rsidP="00074F57">
      <w:r>
        <w:separator/>
      </w:r>
    </w:p>
  </w:footnote>
  <w:footnote w:type="continuationSeparator" w:id="0">
    <w:p w14:paraId="284CAA88" w14:textId="77777777" w:rsidR="00B20E7B" w:rsidRDefault="00B20E7B" w:rsidP="00074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D6E7C" w14:textId="49545F0B" w:rsidR="00074F57" w:rsidRPr="00191407" w:rsidRDefault="00074F57" w:rsidP="00074F57">
    <w:pPr>
      <w:pStyle w:val="Listenabsatz2"/>
      <w:spacing w:before="0" w:after="0"/>
      <w:ind w:left="1134" w:hanging="1134"/>
      <w:jc w:val="right"/>
      <w:rPr>
        <w:sz w:val="20"/>
        <w:lang w:val="en-GB"/>
      </w:rPr>
    </w:pPr>
    <w:r w:rsidRPr="00191407">
      <w:rPr>
        <w:sz w:val="20"/>
        <w:lang w:val="en-GB"/>
      </w:rPr>
      <w:t>Sub-Annex 1</w:t>
    </w:r>
  </w:p>
  <w:p w14:paraId="7881D433" w14:textId="44CEF439" w:rsidR="00074F57" w:rsidRPr="00191407" w:rsidRDefault="00074F57" w:rsidP="00074F57">
    <w:pPr>
      <w:pStyle w:val="Listenabsatz2"/>
      <w:spacing w:before="0" w:after="0"/>
      <w:ind w:left="1134" w:hanging="1134"/>
      <w:jc w:val="right"/>
      <w:rPr>
        <w:sz w:val="20"/>
        <w:lang w:val="en-US"/>
        <w:rPrChange w:id="203" w:author="Butz, Christoph" w:date="2026-02-04T14:25:00Z" w16du:dateUtc="2026-02-04T13:25:00Z">
          <w:rPr>
            <w:lang w:val="en-US"/>
          </w:rPr>
        </w:rPrChange>
      </w:rPr>
    </w:pPr>
    <w:r w:rsidRPr="00191407">
      <w:rPr>
        <w:sz w:val="20"/>
        <w:lang w:val="en-GB"/>
      </w:rPr>
      <w:t xml:space="preserve">to </w:t>
    </w:r>
    <w:r w:rsidRPr="00191407">
      <w:rPr>
        <w:rStyle w:val="Hyperlink"/>
        <w:rFonts w:cs="Arial"/>
        <w:lang w:val="en-US"/>
      </w:rPr>
      <w:t>Annex 8 (Content</w:t>
    </w:r>
    <w:r w:rsidRPr="00191407">
      <w:rPr>
        <w:rStyle w:val="Hyperlink"/>
        <w:rFonts w:cs="Arial"/>
        <w:lang w:val="en-US"/>
        <w:rPrChange w:id="204" w:author="Butz, Christoph" w:date="2026-02-04T14:25:00Z" w16du:dateUtc="2026-02-04T13:25:00Z">
          <w:rPr>
            <w:rStyle w:val="Hyperlink"/>
            <w:rFonts w:cs="Arial"/>
            <w:sz w:val="22"/>
            <w:lang w:val="en-US"/>
          </w:rPr>
        </w:rPrChange>
      </w:rPr>
      <w:t xml:space="preserve"> and Form of Reporting to KfW</w:t>
    </w:r>
    <w:r w:rsidRPr="00191407">
      <w:rPr>
        <w:rStyle w:val="Hyperlink"/>
        <w:rFonts w:cs="Arial"/>
        <w:lang w:val="en-US"/>
      </w:rPr>
      <w:t>) of the Separate Agreement</w:t>
    </w:r>
  </w:p>
  <w:p w14:paraId="21836769" w14:textId="77777777" w:rsidR="00074F57" w:rsidRPr="00074F57" w:rsidRDefault="00074F57">
    <w:pPr>
      <w:pStyle w:val="Kopfzeile"/>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CC1"/>
    <w:multiLevelType w:val="multilevel"/>
    <w:tmpl w:val="00E24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61945"/>
    <w:multiLevelType w:val="multilevel"/>
    <w:tmpl w:val="562E9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53A17"/>
    <w:multiLevelType w:val="hybridMultilevel"/>
    <w:tmpl w:val="715C3FF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0653E2"/>
    <w:multiLevelType w:val="multilevel"/>
    <w:tmpl w:val="3074449C"/>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25625273"/>
    <w:multiLevelType w:val="multilevel"/>
    <w:tmpl w:val="29F03B0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39C592B"/>
    <w:multiLevelType w:val="multilevel"/>
    <w:tmpl w:val="29F03B0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59A1426A"/>
    <w:multiLevelType w:val="multilevel"/>
    <w:tmpl w:val="29F03B0E"/>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6AD36A8C"/>
    <w:multiLevelType w:val="multilevel"/>
    <w:tmpl w:val="0F2C86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75CCE"/>
    <w:multiLevelType w:val="hybridMultilevel"/>
    <w:tmpl w:val="F3941928"/>
    <w:lvl w:ilvl="0" w:tplc="04090001">
      <w:start w:val="1"/>
      <w:numFmt w:val="bullet"/>
      <w:lvlText w:val=""/>
      <w:lvlJc w:val="left"/>
      <w:pPr>
        <w:ind w:left="965" w:hanging="360"/>
      </w:pPr>
      <w:rPr>
        <w:rFonts w:ascii="Symbol" w:hAnsi="Symbol" w:hint="default"/>
      </w:rPr>
    </w:lvl>
    <w:lvl w:ilvl="1" w:tplc="04090003">
      <w:start w:val="1"/>
      <w:numFmt w:val="bullet"/>
      <w:lvlText w:val="o"/>
      <w:lvlJc w:val="left"/>
      <w:pPr>
        <w:ind w:left="1685" w:hanging="360"/>
      </w:pPr>
      <w:rPr>
        <w:rFonts w:ascii="Courier New" w:hAnsi="Courier New" w:cs="Courier New" w:hint="default"/>
      </w:rPr>
    </w:lvl>
    <w:lvl w:ilvl="2" w:tplc="04090005">
      <w:start w:val="1"/>
      <w:numFmt w:val="bullet"/>
      <w:lvlText w:val=""/>
      <w:lvlJc w:val="left"/>
      <w:pPr>
        <w:ind w:left="2405" w:hanging="360"/>
      </w:pPr>
      <w:rPr>
        <w:rFonts w:ascii="Wingdings" w:hAnsi="Wingdings" w:hint="default"/>
      </w:rPr>
    </w:lvl>
    <w:lvl w:ilvl="3" w:tplc="04090001">
      <w:start w:val="1"/>
      <w:numFmt w:val="bullet"/>
      <w:lvlText w:val=""/>
      <w:lvlJc w:val="left"/>
      <w:pPr>
        <w:ind w:left="3125" w:hanging="360"/>
      </w:pPr>
      <w:rPr>
        <w:rFonts w:ascii="Symbol" w:hAnsi="Symbol" w:hint="default"/>
      </w:rPr>
    </w:lvl>
    <w:lvl w:ilvl="4" w:tplc="04090003">
      <w:start w:val="1"/>
      <w:numFmt w:val="bullet"/>
      <w:lvlText w:val="o"/>
      <w:lvlJc w:val="left"/>
      <w:pPr>
        <w:ind w:left="3845" w:hanging="360"/>
      </w:pPr>
      <w:rPr>
        <w:rFonts w:ascii="Courier New" w:hAnsi="Courier New" w:cs="Courier New" w:hint="default"/>
      </w:rPr>
    </w:lvl>
    <w:lvl w:ilvl="5" w:tplc="04090005">
      <w:start w:val="1"/>
      <w:numFmt w:val="bullet"/>
      <w:lvlText w:val=""/>
      <w:lvlJc w:val="left"/>
      <w:pPr>
        <w:ind w:left="4565" w:hanging="360"/>
      </w:pPr>
      <w:rPr>
        <w:rFonts w:ascii="Wingdings" w:hAnsi="Wingdings" w:hint="default"/>
      </w:rPr>
    </w:lvl>
    <w:lvl w:ilvl="6" w:tplc="04090001">
      <w:start w:val="1"/>
      <w:numFmt w:val="bullet"/>
      <w:lvlText w:val=""/>
      <w:lvlJc w:val="left"/>
      <w:pPr>
        <w:ind w:left="5285" w:hanging="360"/>
      </w:pPr>
      <w:rPr>
        <w:rFonts w:ascii="Symbol" w:hAnsi="Symbol" w:hint="default"/>
      </w:rPr>
    </w:lvl>
    <w:lvl w:ilvl="7" w:tplc="04090003">
      <w:start w:val="1"/>
      <w:numFmt w:val="bullet"/>
      <w:lvlText w:val="o"/>
      <w:lvlJc w:val="left"/>
      <w:pPr>
        <w:ind w:left="6005" w:hanging="360"/>
      </w:pPr>
      <w:rPr>
        <w:rFonts w:ascii="Courier New" w:hAnsi="Courier New" w:cs="Courier New" w:hint="default"/>
      </w:rPr>
    </w:lvl>
    <w:lvl w:ilvl="8" w:tplc="04090005">
      <w:start w:val="1"/>
      <w:numFmt w:val="bullet"/>
      <w:lvlText w:val=""/>
      <w:lvlJc w:val="left"/>
      <w:pPr>
        <w:ind w:left="6725" w:hanging="360"/>
      </w:pPr>
      <w:rPr>
        <w:rFonts w:ascii="Wingdings" w:hAnsi="Wingdings" w:hint="default"/>
      </w:rPr>
    </w:lvl>
  </w:abstractNum>
  <w:abstractNum w:abstractNumId="9" w15:restartNumberingAfterBreak="0">
    <w:nsid w:val="7B815FA6"/>
    <w:multiLevelType w:val="multilevel"/>
    <w:tmpl w:val="C776AA9E"/>
    <w:lvl w:ilvl="0">
      <w:start w:val="1"/>
      <w:numFmt w:val="decimal"/>
      <w:pStyle w:val="berschrift1"/>
      <w:lvlText w:val="%1"/>
      <w:lvlJc w:val="left"/>
      <w:pPr>
        <w:ind w:left="1997" w:hanging="437"/>
      </w:pPr>
      <w:rPr>
        <w:rFonts w:hint="default"/>
      </w:rPr>
    </w:lvl>
    <w:lvl w:ilvl="1">
      <w:start w:val="1"/>
      <w:numFmt w:val="decimal"/>
      <w:pStyle w:val="berschrift2"/>
      <w:lvlText w:val="%1.%2"/>
      <w:lvlJc w:val="left"/>
      <w:pPr>
        <w:ind w:left="2138" w:hanging="578"/>
      </w:pPr>
      <w:rPr>
        <w:rFonts w:hint="default"/>
      </w:rPr>
    </w:lvl>
    <w:lvl w:ilvl="2">
      <w:start w:val="1"/>
      <w:numFmt w:val="decimal"/>
      <w:pStyle w:val="berschrift3"/>
      <w:lvlText w:val="%1.%2.%3"/>
      <w:lvlJc w:val="left"/>
      <w:pPr>
        <w:ind w:left="720" w:hanging="720"/>
      </w:pPr>
      <w:rPr>
        <w:rFonts w:hint="default"/>
      </w:rPr>
    </w:lvl>
    <w:lvl w:ilvl="3">
      <w:start w:val="1"/>
      <w:numFmt w:val="decimal"/>
      <w:lvlRestart w:val="0"/>
      <w:pStyle w:val="berschrift4"/>
      <w:lvlText w:val="Annex %4:"/>
      <w:lvlJc w:val="left"/>
      <w:pPr>
        <w:ind w:left="0" w:firstLine="0"/>
      </w:pPr>
      <w:rPr>
        <w:rFonts w:hint="default"/>
      </w:rPr>
    </w:lvl>
    <w:lvl w:ilvl="4">
      <w:start w:val="1"/>
      <w:numFmt w:val="decimal"/>
      <w:pStyle w:val="berschrift5"/>
      <w:lvlText w:val="%5"/>
      <w:lvlJc w:val="left"/>
      <w:pPr>
        <w:ind w:left="437" w:hanging="437"/>
      </w:pPr>
      <w:rPr>
        <w:rFonts w:hint="default"/>
      </w:rPr>
    </w:lvl>
    <w:lvl w:ilvl="5">
      <w:start w:val="1"/>
      <w:numFmt w:val="decimal"/>
      <w:pStyle w:val="berschrift6"/>
      <w:lvlText w:val="%5.%6"/>
      <w:lvlJc w:val="left"/>
      <w:pPr>
        <w:ind w:left="578" w:hanging="578"/>
      </w:pPr>
      <w:rPr>
        <w:rFonts w:hint="default"/>
      </w:rPr>
    </w:lvl>
    <w:lvl w:ilvl="6">
      <w:start w:val="1"/>
      <w:numFmt w:val="none"/>
      <w:isLgl/>
      <w:lvlText w:val=""/>
      <w:lvlJc w:val="left"/>
      <w:pPr>
        <w:ind w:left="0" w:firstLine="0"/>
      </w:pPr>
      <w:rPr>
        <w:rFonts w:hint="default"/>
      </w:rPr>
    </w:lvl>
    <w:lvl w:ilvl="7">
      <w:start w:val="1"/>
      <w:numFmt w:val="decimal"/>
      <w:isLgl/>
      <w:lvlText w:val="%1.%2.%3.%4.%5.%6.%7.%8"/>
      <w:lvlJc w:val="left"/>
      <w:pPr>
        <w:ind w:left="2160" w:hanging="1800"/>
      </w:pPr>
      <w:rPr>
        <w:rFonts w:hint="default"/>
      </w:rPr>
    </w:lvl>
    <w:lvl w:ilvl="8">
      <w:start w:val="1"/>
      <w:numFmt w:val="none"/>
      <w:isLgl/>
      <w:lvlText w:val="YES"/>
      <w:lvlJc w:val="left"/>
      <w:pPr>
        <w:ind w:left="2160" w:hanging="1800"/>
      </w:pPr>
      <w:rPr>
        <w:rFonts w:hint="default"/>
      </w:rPr>
    </w:lvl>
  </w:abstractNum>
  <w:num w:numId="1" w16cid:durableId="1945922364">
    <w:abstractNumId w:val="1"/>
  </w:num>
  <w:num w:numId="2" w16cid:durableId="2059816548">
    <w:abstractNumId w:val="9"/>
  </w:num>
  <w:num w:numId="3" w16cid:durableId="1548029254">
    <w:abstractNumId w:val="3"/>
  </w:num>
  <w:num w:numId="4" w16cid:durableId="1712150942">
    <w:abstractNumId w:val="2"/>
  </w:num>
  <w:num w:numId="5" w16cid:durableId="809054330">
    <w:abstractNumId w:val="6"/>
  </w:num>
  <w:num w:numId="6" w16cid:durableId="1558472757">
    <w:abstractNumId w:val="4"/>
  </w:num>
  <w:num w:numId="7" w16cid:durableId="1293488013">
    <w:abstractNumId w:val="5"/>
  </w:num>
  <w:num w:numId="8" w16cid:durableId="479231466">
    <w:abstractNumId w:val="8"/>
  </w:num>
  <w:num w:numId="9" w16cid:durableId="83571811">
    <w:abstractNumId w:val="0"/>
  </w:num>
  <w:num w:numId="10" w16cid:durableId="122945966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tt, Maja">
    <w15:presenceInfo w15:providerId="AD" w15:userId="S::Maja.Bott@kfw.de::5ab560b2-2afe-4abf-b959-5823cdd00c56"/>
  </w15:person>
  <w15:person w15:author="Butz, Christoph">
    <w15:presenceInfo w15:providerId="AD" w15:userId="S::Christoph.Butz@kfw.de::76fc6db6-ee5e-4d1d-b04c-504833c56a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172"/>
    <w:rsid w:val="00022098"/>
    <w:rsid w:val="00074F57"/>
    <w:rsid w:val="000C4DA2"/>
    <w:rsid w:val="000F1081"/>
    <w:rsid w:val="0011170A"/>
    <w:rsid w:val="0012246B"/>
    <w:rsid w:val="0013565B"/>
    <w:rsid w:val="00140C94"/>
    <w:rsid w:val="00145713"/>
    <w:rsid w:val="00155AB5"/>
    <w:rsid w:val="00170470"/>
    <w:rsid w:val="00175B11"/>
    <w:rsid w:val="00191407"/>
    <w:rsid w:val="00203991"/>
    <w:rsid w:val="0023232A"/>
    <w:rsid w:val="00282D2D"/>
    <w:rsid w:val="0028699F"/>
    <w:rsid w:val="002A4A9A"/>
    <w:rsid w:val="002A7F46"/>
    <w:rsid w:val="002B742D"/>
    <w:rsid w:val="002F7C0D"/>
    <w:rsid w:val="00305C81"/>
    <w:rsid w:val="00344EF7"/>
    <w:rsid w:val="00363E6A"/>
    <w:rsid w:val="0037147A"/>
    <w:rsid w:val="003C68D1"/>
    <w:rsid w:val="003D1E8B"/>
    <w:rsid w:val="003E26AE"/>
    <w:rsid w:val="00446B3B"/>
    <w:rsid w:val="005533CB"/>
    <w:rsid w:val="005723AC"/>
    <w:rsid w:val="00580824"/>
    <w:rsid w:val="00584F3F"/>
    <w:rsid w:val="005C5EA0"/>
    <w:rsid w:val="005F02C3"/>
    <w:rsid w:val="00602B40"/>
    <w:rsid w:val="00610516"/>
    <w:rsid w:val="00625123"/>
    <w:rsid w:val="0065356D"/>
    <w:rsid w:val="00665493"/>
    <w:rsid w:val="006A08FD"/>
    <w:rsid w:val="006A2404"/>
    <w:rsid w:val="006A5BF1"/>
    <w:rsid w:val="006A734C"/>
    <w:rsid w:val="006E5539"/>
    <w:rsid w:val="006F0A14"/>
    <w:rsid w:val="00736265"/>
    <w:rsid w:val="0079009B"/>
    <w:rsid w:val="00792BB7"/>
    <w:rsid w:val="007A60B5"/>
    <w:rsid w:val="007C6056"/>
    <w:rsid w:val="007D1053"/>
    <w:rsid w:val="007F51E5"/>
    <w:rsid w:val="00814172"/>
    <w:rsid w:val="00815384"/>
    <w:rsid w:val="00827B42"/>
    <w:rsid w:val="008750EA"/>
    <w:rsid w:val="00884A29"/>
    <w:rsid w:val="008D636F"/>
    <w:rsid w:val="009158BC"/>
    <w:rsid w:val="0092006D"/>
    <w:rsid w:val="009B7851"/>
    <w:rsid w:val="009C13B0"/>
    <w:rsid w:val="009D0492"/>
    <w:rsid w:val="00A1239F"/>
    <w:rsid w:val="00A401AA"/>
    <w:rsid w:val="00A545CD"/>
    <w:rsid w:val="00AB1077"/>
    <w:rsid w:val="00AB5354"/>
    <w:rsid w:val="00AF38D8"/>
    <w:rsid w:val="00AF513D"/>
    <w:rsid w:val="00AF6B4B"/>
    <w:rsid w:val="00B20E7B"/>
    <w:rsid w:val="00B221BD"/>
    <w:rsid w:val="00B7007D"/>
    <w:rsid w:val="00BA2339"/>
    <w:rsid w:val="00BA23FF"/>
    <w:rsid w:val="00BD593C"/>
    <w:rsid w:val="00C13383"/>
    <w:rsid w:val="00C86274"/>
    <w:rsid w:val="00C90527"/>
    <w:rsid w:val="00D023B5"/>
    <w:rsid w:val="00D732E3"/>
    <w:rsid w:val="00D87D2A"/>
    <w:rsid w:val="00D9447D"/>
    <w:rsid w:val="00DA3461"/>
    <w:rsid w:val="00E07F8F"/>
    <w:rsid w:val="00E97671"/>
    <w:rsid w:val="00EE381F"/>
    <w:rsid w:val="00F23DB6"/>
    <w:rsid w:val="00F2500E"/>
    <w:rsid w:val="00F47DF8"/>
    <w:rsid w:val="00F506F4"/>
    <w:rsid w:val="00F54737"/>
    <w:rsid w:val="00F556DC"/>
    <w:rsid w:val="00F6444F"/>
    <w:rsid w:val="00F72C10"/>
    <w:rsid w:val="00FA454C"/>
    <w:rsid w:val="00FB34F7"/>
    <w:rsid w:val="00FE0954"/>
    <w:rsid w:val="00FF30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8CEE"/>
  <w15:chartTrackingRefBased/>
  <w15:docId w15:val="{74D0D92F-A83A-9A4E-B669-9F6D2C70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B34F7"/>
  </w:style>
  <w:style w:type="paragraph" w:styleId="berschrift1">
    <w:name w:val="heading 1"/>
    <w:basedOn w:val="Standard"/>
    <w:next w:val="Standard"/>
    <w:link w:val="berschrift1Zchn"/>
    <w:uiPriority w:val="9"/>
    <w:qFormat/>
    <w:rsid w:val="009C13B0"/>
    <w:pPr>
      <w:widowControl w:val="0"/>
      <w:numPr>
        <w:numId w:val="2"/>
      </w:numPr>
      <w:tabs>
        <w:tab w:val="left" w:pos="709"/>
      </w:tabs>
      <w:spacing w:after="240" w:line="280" w:lineRule="exact"/>
      <w:ind w:left="426"/>
      <w:jc w:val="both"/>
      <w:outlineLvl w:val="0"/>
    </w:pPr>
    <w:rPr>
      <w:rFonts w:ascii="Trebuchet MS" w:eastAsiaTheme="minorEastAsia" w:hAnsi="Trebuchet MS" w:cs="Times New Roman"/>
      <w:b/>
      <w:color w:val="2F5496" w:themeColor="accent1" w:themeShade="BF"/>
      <w:kern w:val="28"/>
      <w:sz w:val="26"/>
      <w:szCs w:val="20"/>
      <w:lang w:val="en-US"/>
    </w:rPr>
  </w:style>
  <w:style w:type="paragraph" w:styleId="berschrift2">
    <w:name w:val="heading 2"/>
    <w:basedOn w:val="Standard"/>
    <w:next w:val="Standard"/>
    <w:link w:val="berschrift2Zchn"/>
    <w:uiPriority w:val="9"/>
    <w:qFormat/>
    <w:rsid w:val="009C13B0"/>
    <w:pPr>
      <w:widowControl w:val="0"/>
      <w:numPr>
        <w:ilvl w:val="1"/>
        <w:numId w:val="2"/>
      </w:numPr>
      <w:tabs>
        <w:tab w:val="left" w:pos="851"/>
      </w:tabs>
      <w:spacing w:before="240" w:after="120" w:line="280" w:lineRule="exact"/>
      <w:ind w:left="567"/>
      <w:outlineLvl w:val="1"/>
    </w:pPr>
    <w:rPr>
      <w:rFonts w:ascii="Trebuchet MS" w:eastAsia="Times New Roman" w:hAnsi="Trebuchet MS" w:cs="Times New Roman"/>
      <w:b/>
      <w:sz w:val="20"/>
      <w:szCs w:val="20"/>
      <w:lang w:val="en-GB" w:eastAsia="ar-SA"/>
    </w:rPr>
  </w:style>
  <w:style w:type="paragraph" w:styleId="berschrift3">
    <w:name w:val="heading 3"/>
    <w:basedOn w:val="Standard"/>
    <w:next w:val="Standard"/>
    <w:link w:val="berschrift3Zchn"/>
    <w:uiPriority w:val="9"/>
    <w:qFormat/>
    <w:rsid w:val="009C13B0"/>
    <w:pPr>
      <w:widowControl w:val="0"/>
      <w:numPr>
        <w:ilvl w:val="2"/>
        <w:numId w:val="2"/>
      </w:numPr>
      <w:tabs>
        <w:tab w:val="left" w:pos="851"/>
      </w:tabs>
      <w:spacing w:before="240" w:after="120" w:line="280" w:lineRule="exact"/>
      <w:jc w:val="both"/>
      <w:outlineLvl w:val="2"/>
    </w:pPr>
    <w:rPr>
      <w:rFonts w:ascii="Trebuchet MS" w:eastAsia="Times New Roman" w:hAnsi="Trebuchet MS" w:cs="Times New Roman"/>
      <w:b/>
      <w:sz w:val="20"/>
      <w:szCs w:val="20"/>
      <w:lang w:eastAsia="de-DE"/>
    </w:rPr>
  </w:style>
  <w:style w:type="paragraph" w:styleId="berschrift4">
    <w:name w:val="heading 4"/>
    <w:basedOn w:val="Standard"/>
    <w:next w:val="Standard"/>
    <w:link w:val="berschrift4Zchn"/>
    <w:uiPriority w:val="9"/>
    <w:qFormat/>
    <w:rsid w:val="009C13B0"/>
    <w:pPr>
      <w:numPr>
        <w:ilvl w:val="3"/>
        <w:numId w:val="2"/>
      </w:numPr>
      <w:spacing w:after="120" w:line="300" w:lineRule="exact"/>
      <w:outlineLvl w:val="3"/>
    </w:pPr>
    <w:rPr>
      <w:rFonts w:ascii="Trebuchet MS" w:eastAsiaTheme="minorEastAsia" w:hAnsi="Trebuchet MS"/>
      <w:b/>
      <w:color w:val="FE6500"/>
      <w:lang w:val="en-GB"/>
    </w:rPr>
  </w:style>
  <w:style w:type="paragraph" w:styleId="berschrift5">
    <w:name w:val="heading 5"/>
    <w:next w:val="Standard"/>
    <w:link w:val="berschrift5Zchn"/>
    <w:uiPriority w:val="9"/>
    <w:qFormat/>
    <w:rsid w:val="009C13B0"/>
    <w:pPr>
      <w:widowControl w:val="0"/>
      <w:numPr>
        <w:ilvl w:val="4"/>
        <w:numId w:val="2"/>
      </w:numPr>
      <w:spacing w:before="240" w:after="120" w:line="280" w:lineRule="atLeast"/>
      <w:outlineLvl w:val="4"/>
    </w:pPr>
    <w:rPr>
      <w:rFonts w:ascii="Trebuchet MS" w:eastAsia="Times New Roman" w:hAnsi="Trebuchet MS" w:cs="Times New Roman"/>
      <w:b/>
      <w:bCs/>
      <w:kern w:val="28"/>
      <w:sz w:val="20"/>
      <w:szCs w:val="20"/>
      <w:lang w:val="en-US"/>
    </w:rPr>
  </w:style>
  <w:style w:type="paragraph" w:styleId="berschrift6">
    <w:name w:val="heading 6"/>
    <w:basedOn w:val="berschrift2"/>
    <w:next w:val="Standard"/>
    <w:link w:val="berschrift6Zchn"/>
    <w:uiPriority w:val="9"/>
    <w:qFormat/>
    <w:rsid w:val="009C13B0"/>
    <w:pPr>
      <w:numPr>
        <w:ilvl w:val="5"/>
      </w:numPr>
      <w:outlineLvl w:val="5"/>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13B0"/>
    <w:rPr>
      <w:rFonts w:ascii="Trebuchet MS" w:eastAsiaTheme="minorEastAsia" w:hAnsi="Trebuchet MS" w:cs="Times New Roman"/>
      <w:b/>
      <w:color w:val="2F5496" w:themeColor="accent1" w:themeShade="BF"/>
      <w:kern w:val="28"/>
      <w:sz w:val="26"/>
      <w:szCs w:val="20"/>
      <w:lang w:val="en-US"/>
    </w:rPr>
  </w:style>
  <w:style w:type="character" w:customStyle="1" w:styleId="berschrift2Zchn">
    <w:name w:val="Überschrift 2 Zchn"/>
    <w:basedOn w:val="Absatz-Standardschriftart"/>
    <w:link w:val="berschrift2"/>
    <w:uiPriority w:val="9"/>
    <w:rsid w:val="009C13B0"/>
    <w:rPr>
      <w:rFonts w:ascii="Trebuchet MS" w:eastAsia="Times New Roman" w:hAnsi="Trebuchet MS" w:cs="Times New Roman"/>
      <w:b/>
      <w:sz w:val="20"/>
      <w:szCs w:val="20"/>
      <w:lang w:val="en-GB" w:eastAsia="ar-SA"/>
    </w:rPr>
  </w:style>
  <w:style w:type="character" w:customStyle="1" w:styleId="berschrift3Zchn">
    <w:name w:val="Überschrift 3 Zchn"/>
    <w:basedOn w:val="Absatz-Standardschriftart"/>
    <w:link w:val="berschrift3"/>
    <w:uiPriority w:val="9"/>
    <w:rsid w:val="009C13B0"/>
    <w:rPr>
      <w:rFonts w:ascii="Trebuchet MS" w:eastAsia="Times New Roman" w:hAnsi="Trebuchet MS" w:cs="Times New Roman"/>
      <w:b/>
      <w:sz w:val="20"/>
      <w:szCs w:val="20"/>
      <w:lang w:eastAsia="de-DE"/>
    </w:rPr>
  </w:style>
  <w:style w:type="character" w:customStyle="1" w:styleId="berschrift4Zchn">
    <w:name w:val="Überschrift 4 Zchn"/>
    <w:basedOn w:val="Absatz-Standardschriftart"/>
    <w:link w:val="berschrift4"/>
    <w:uiPriority w:val="9"/>
    <w:rsid w:val="009C13B0"/>
    <w:rPr>
      <w:rFonts w:ascii="Trebuchet MS" w:eastAsiaTheme="minorEastAsia" w:hAnsi="Trebuchet MS"/>
      <w:b/>
      <w:color w:val="FE6500"/>
      <w:lang w:val="en-GB"/>
    </w:rPr>
  </w:style>
  <w:style w:type="character" w:customStyle="1" w:styleId="berschrift5Zchn">
    <w:name w:val="Überschrift 5 Zchn"/>
    <w:basedOn w:val="Absatz-Standardschriftart"/>
    <w:link w:val="berschrift5"/>
    <w:uiPriority w:val="9"/>
    <w:rsid w:val="009C13B0"/>
    <w:rPr>
      <w:rFonts w:ascii="Trebuchet MS" w:eastAsia="Times New Roman" w:hAnsi="Trebuchet MS" w:cs="Times New Roman"/>
      <w:b/>
      <w:bCs/>
      <w:kern w:val="28"/>
      <w:sz w:val="20"/>
      <w:szCs w:val="20"/>
      <w:lang w:val="en-US"/>
    </w:rPr>
  </w:style>
  <w:style w:type="character" w:customStyle="1" w:styleId="berschrift6Zchn">
    <w:name w:val="Überschrift 6 Zchn"/>
    <w:basedOn w:val="Absatz-Standardschriftart"/>
    <w:link w:val="berschrift6"/>
    <w:uiPriority w:val="9"/>
    <w:rsid w:val="009C13B0"/>
    <w:rPr>
      <w:rFonts w:ascii="Trebuchet MS" w:eastAsia="Times New Roman" w:hAnsi="Trebuchet MS" w:cs="Times New Roman"/>
      <w:b/>
      <w:sz w:val="20"/>
      <w:szCs w:val="20"/>
      <w:lang w:val="en-GB" w:eastAsia="ar-SA"/>
    </w:rPr>
  </w:style>
  <w:style w:type="paragraph" w:styleId="Kopfzeile">
    <w:name w:val="header"/>
    <w:basedOn w:val="Standard"/>
    <w:link w:val="KopfzeileZchn"/>
    <w:uiPriority w:val="99"/>
    <w:unhideWhenUsed/>
    <w:rsid w:val="00074F57"/>
    <w:pPr>
      <w:tabs>
        <w:tab w:val="center" w:pos="4536"/>
        <w:tab w:val="right" w:pos="9072"/>
      </w:tabs>
    </w:pPr>
  </w:style>
  <w:style w:type="character" w:customStyle="1" w:styleId="KopfzeileZchn">
    <w:name w:val="Kopfzeile Zchn"/>
    <w:basedOn w:val="Absatz-Standardschriftart"/>
    <w:link w:val="Kopfzeile"/>
    <w:uiPriority w:val="99"/>
    <w:rsid w:val="00074F57"/>
  </w:style>
  <w:style w:type="paragraph" w:styleId="Fuzeile">
    <w:name w:val="footer"/>
    <w:basedOn w:val="Standard"/>
    <w:link w:val="FuzeileZchn"/>
    <w:uiPriority w:val="99"/>
    <w:unhideWhenUsed/>
    <w:rsid w:val="00074F57"/>
    <w:pPr>
      <w:tabs>
        <w:tab w:val="center" w:pos="4536"/>
        <w:tab w:val="right" w:pos="9072"/>
      </w:tabs>
    </w:pPr>
  </w:style>
  <w:style w:type="character" w:customStyle="1" w:styleId="FuzeileZchn">
    <w:name w:val="Fußzeile Zchn"/>
    <w:basedOn w:val="Absatz-Standardschriftart"/>
    <w:link w:val="Fuzeile"/>
    <w:uiPriority w:val="99"/>
    <w:rsid w:val="00074F57"/>
  </w:style>
  <w:style w:type="paragraph" w:styleId="Sprechblasentext">
    <w:name w:val="Balloon Text"/>
    <w:basedOn w:val="Standard"/>
    <w:link w:val="SprechblasentextZchn"/>
    <w:uiPriority w:val="99"/>
    <w:semiHidden/>
    <w:unhideWhenUsed/>
    <w:rsid w:val="00074F57"/>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74F57"/>
    <w:rPr>
      <w:rFonts w:ascii="Segoe UI" w:hAnsi="Segoe UI" w:cs="Segoe UI"/>
      <w:sz w:val="18"/>
      <w:szCs w:val="18"/>
    </w:rPr>
  </w:style>
  <w:style w:type="character" w:styleId="Hyperlink">
    <w:name w:val="Hyperlink"/>
    <w:uiPriority w:val="99"/>
    <w:rsid w:val="00074F57"/>
    <w:rPr>
      <w:rFonts w:ascii="Arial" w:hAnsi="Arial"/>
      <w:color w:val="0000FF"/>
      <w:sz w:val="20"/>
      <w:u w:val="single"/>
    </w:rPr>
  </w:style>
  <w:style w:type="paragraph" w:customStyle="1" w:styleId="Listenabsatz2">
    <w:name w:val="Listenabsatz 2"/>
    <w:basedOn w:val="Standard"/>
    <w:rsid w:val="00074F57"/>
    <w:pPr>
      <w:spacing w:before="120" w:after="240" w:line="320" w:lineRule="atLeast"/>
      <w:jc w:val="both"/>
    </w:pPr>
    <w:rPr>
      <w:rFonts w:ascii="Arial" w:eastAsia="Times New Roman" w:hAnsi="Arial" w:cs="Times New Roman"/>
      <w:sz w:val="22"/>
      <w:szCs w:val="20"/>
      <w:lang w:eastAsia="de-DE"/>
    </w:rPr>
  </w:style>
  <w:style w:type="paragraph" w:styleId="Listenabsatz">
    <w:name w:val="List Paragraph"/>
    <w:basedOn w:val="Standard"/>
    <w:uiPriority w:val="34"/>
    <w:qFormat/>
    <w:rsid w:val="00AF6B4B"/>
    <w:pPr>
      <w:ind w:left="720"/>
      <w:contextualSpacing/>
    </w:pPr>
  </w:style>
  <w:style w:type="character" w:styleId="Kommentarzeichen">
    <w:name w:val="annotation reference"/>
    <w:basedOn w:val="Absatz-Standardschriftart"/>
    <w:uiPriority w:val="99"/>
    <w:semiHidden/>
    <w:unhideWhenUsed/>
    <w:rsid w:val="00175B11"/>
    <w:rPr>
      <w:sz w:val="16"/>
      <w:szCs w:val="16"/>
    </w:rPr>
  </w:style>
  <w:style w:type="paragraph" w:styleId="Kommentartext">
    <w:name w:val="annotation text"/>
    <w:basedOn w:val="Standard"/>
    <w:link w:val="KommentartextZchn"/>
    <w:uiPriority w:val="99"/>
    <w:unhideWhenUsed/>
    <w:rsid w:val="00175B11"/>
    <w:rPr>
      <w:sz w:val="20"/>
      <w:szCs w:val="20"/>
    </w:rPr>
  </w:style>
  <w:style w:type="character" w:customStyle="1" w:styleId="KommentartextZchn">
    <w:name w:val="Kommentartext Zchn"/>
    <w:basedOn w:val="Absatz-Standardschriftart"/>
    <w:link w:val="Kommentartext"/>
    <w:uiPriority w:val="99"/>
    <w:rsid w:val="00175B11"/>
    <w:rPr>
      <w:sz w:val="20"/>
      <w:szCs w:val="20"/>
    </w:rPr>
  </w:style>
  <w:style w:type="paragraph" w:styleId="Kommentarthema">
    <w:name w:val="annotation subject"/>
    <w:basedOn w:val="Kommentartext"/>
    <w:next w:val="Kommentartext"/>
    <w:link w:val="KommentarthemaZchn"/>
    <w:uiPriority w:val="99"/>
    <w:semiHidden/>
    <w:unhideWhenUsed/>
    <w:rsid w:val="00175B11"/>
    <w:rPr>
      <w:b/>
      <w:bCs/>
    </w:rPr>
  </w:style>
  <w:style w:type="character" w:customStyle="1" w:styleId="KommentarthemaZchn">
    <w:name w:val="Kommentarthema Zchn"/>
    <w:basedOn w:val="KommentartextZchn"/>
    <w:link w:val="Kommentarthema"/>
    <w:uiPriority w:val="99"/>
    <w:semiHidden/>
    <w:rsid w:val="00175B11"/>
    <w:rPr>
      <w:b/>
      <w:bCs/>
      <w:sz w:val="20"/>
      <w:szCs w:val="20"/>
    </w:rPr>
  </w:style>
  <w:style w:type="character" w:styleId="NichtaufgelsteErwhnung">
    <w:name w:val="Unresolved Mention"/>
    <w:basedOn w:val="Absatz-Standardschriftart"/>
    <w:uiPriority w:val="99"/>
    <w:semiHidden/>
    <w:unhideWhenUsed/>
    <w:rsid w:val="00282D2D"/>
    <w:rPr>
      <w:color w:val="605E5C"/>
      <w:shd w:val="clear" w:color="auto" w:fill="E1DFDD"/>
    </w:rPr>
  </w:style>
  <w:style w:type="paragraph" w:customStyle="1" w:styleId="StandardText">
    <w:name w:val="Standard Text"/>
    <w:rsid w:val="00FE0954"/>
    <w:pPr>
      <w:pBdr>
        <w:top w:val="nil"/>
        <w:left w:val="nil"/>
        <w:bottom w:val="nil"/>
        <w:right w:val="nil"/>
        <w:between w:val="nil"/>
        <w:bar w:val="nil"/>
      </w:pBdr>
      <w:spacing w:after="120" w:line="280" w:lineRule="exact"/>
    </w:pPr>
    <w:rPr>
      <w:rFonts w:ascii="Arial" w:eastAsia="Arial" w:hAnsi="Arial" w:cs="Arial"/>
      <w:color w:val="000000"/>
      <w:sz w:val="22"/>
      <w:szCs w:val="22"/>
      <w:u w:color="000000"/>
      <w:bdr w:val="nil"/>
      <w:lang w:val="en-US" w:eastAsia="de-DE"/>
      <w14:textOutline w14:w="12700" w14:cap="flat" w14:cmpd="sng" w14:algn="ctr">
        <w14:noFill/>
        <w14:prstDash w14:val="solid"/>
        <w14:miter w14:lim="400000"/>
      </w14:textOutline>
    </w:rPr>
  </w:style>
  <w:style w:type="paragraph" w:styleId="berarbeitung">
    <w:name w:val="Revision"/>
    <w:hidden/>
    <w:uiPriority w:val="99"/>
    <w:semiHidden/>
    <w:rsid w:val="009D0492"/>
  </w:style>
  <w:style w:type="paragraph" w:customStyle="1" w:styleId="Default">
    <w:name w:val="Default"/>
    <w:rsid w:val="00D9447D"/>
    <w:pPr>
      <w:autoSpaceDE w:val="0"/>
      <w:autoSpaceDN w:val="0"/>
      <w:adjustRightInd w:val="0"/>
    </w:pPr>
    <w:rPr>
      <w:rFonts w:ascii="Trebuchet MS" w:hAnsi="Trebuchet MS" w:cs="Trebuchet MS"/>
      <w:color w:val="000000"/>
      <w:lang w:val="en-US"/>
    </w:rPr>
  </w:style>
  <w:style w:type="character" w:styleId="BesuchterLink">
    <w:name w:val="FollowedHyperlink"/>
    <w:basedOn w:val="Absatz-Standardschriftart"/>
    <w:uiPriority w:val="99"/>
    <w:semiHidden/>
    <w:unhideWhenUsed/>
    <w:rsid w:val="00F547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810675">
      <w:bodyDiv w:val="1"/>
      <w:marLeft w:val="0"/>
      <w:marRight w:val="0"/>
      <w:marTop w:val="0"/>
      <w:marBottom w:val="0"/>
      <w:divBdr>
        <w:top w:val="none" w:sz="0" w:space="0" w:color="auto"/>
        <w:left w:val="none" w:sz="0" w:space="0" w:color="auto"/>
        <w:bottom w:val="none" w:sz="0" w:space="0" w:color="auto"/>
        <w:right w:val="none" w:sz="0" w:space="0" w:color="auto"/>
      </w:divBdr>
    </w:div>
    <w:div w:id="748040949">
      <w:bodyDiv w:val="1"/>
      <w:marLeft w:val="0"/>
      <w:marRight w:val="0"/>
      <w:marTop w:val="0"/>
      <w:marBottom w:val="0"/>
      <w:divBdr>
        <w:top w:val="none" w:sz="0" w:space="0" w:color="auto"/>
        <w:left w:val="none" w:sz="0" w:space="0" w:color="auto"/>
        <w:bottom w:val="none" w:sz="0" w:space="0" w:color="auto"/>
        <w:right w:val="none" w:sz="0" w:space="0" w:color="auto"/>
      </w:divBdr>
    </w:div>
    <w:div w:id="1204757988">
      <w:bodyDiv w:val="1"/>
      <w:marLeft w:val="0"/>
      <w:marRight w:val="0"/>
      <w:marTop w:val="0"/>
      <w:marBottom w:val="0"/>
      <w:divBdr>
        <w:top w:val="none" w:sz="0" w:space="0" w:color="auto"/>
        <w:left w:val="none" w:sz="0" w:space="0" w:color="auto"/>
        <w:bottom w:val="none" w:sz="0" w:space="0" w:color="auto"/>
        <w:right w:val="none" w:sz="0" w:space="0" w:color="auto"/>
      </w:divBdr>
    </w:div>
    <w:div w:id="1553662669">
      <w:bodyDiv w:val="1"/>
      <w:marLeft w:val="0"/>
      <w:marRight w:val="0"/>
      <w:marTop w:val="0"/>
      <w:marBottom w:val="0"/>
      <w:divBdr>
        <w:top w:val="none" w:sz="0" w:space="0" w:color="auto"/>
        <w:left w:val="none" w:sz="0" w:space="0" w:color="auto"/>
        <w:bottom w:val="none" w:sz="0" w:space="0" w:color="auto"/>
        <w:right w:val="none" w:sz="0" w:space="0" w:color="auto"/>
      </w:divBdr>
    </w:div>
    <w:div w:id="1573199629">
      <w:bodyDiv w:val="1"/>
      <w:marLeft w:val="0"/>
      <w:marRight w:val="0"/>
      <w:marTop w:val="0"/>
      <w:marBottom w:val="0"/>
      <w:divBdr>
        <w:top w:val="none" w:sz="0" w:space="0" w:color="auto"/>
        <w:left w:val="none" w:sz="0" w:space="0" w:color="auto"/>
        <w:bottom w:val="none" w:sz="0" w:space="0" w:color="auto"/>
        <w:right w:val="none" w:sz="0" w:space="0" w:color="auto"/>
      </w:divBdr>
    </w:div>
    <w:div w:id="1735932863">
      <w:bodyDiv w:val="1"/>
      <w:marLeft w:val="0"/>
      <w:marRight w:val="0"/>
      <w:marTop w:val="0"/>
      <w:marBottom w:val="0"/>
      <w:divBdr>
        <w:top w:val="none" w:sz="0" w:space="0" w:color="auto"/>
        <w:left w:val="none" w:sz="0" w:space="0" w:color="auto"/>
        <w:bottom w:val="none" w:sz="0" w:space="0" w:color="auto"/>
        <w:right w:val="none" w:sz="0" w:space="0" w:color="auto"/>
      </w:divBdr>
    </w:div>
    <w:div w:id="181444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A5D80743AE1954C9DCC39E6BC902189" ma:contentTypeVersion="0" ma:contentTypeDescription="Ein neues Dokument erstellen." ma:contentTypeScope="" ma:versionID="7fa1c69897139ee60116843a47e8ec78">
  <xsd:schema xmlns:xsd="http://www.w3.org/2001/XMLSchema" xmlns:xs="http://www.w3.org/2001/XMLSchema" xmlns:p="http://schemas.microsoft.com/office/2006/metadata/properties" xmlns:ns2="028c7877-a6c0-41a3-9856-effb7c757395" targetNamespace="http://schemas.microsoft.com/office/2006/metadata/properties" ma:root="true" ma:fieldsID="fc03363ebb6a9093fce540dc27436503" ns2:_="">
    <xsd:import namespace="028c7877-a6c0-41a3-9856-effb7c757395"/>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8c7877-a6c0-41a3-9856-effb7c757395"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Beständige ID" ma:description="ID beim Hinzufügen beibehalten."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028c7877-a6c0-41a3-9856-effb7c757395">AR0621-1496466911-13223</_dlc_DocId>
    <_dlc_DocIdUrl xmlns="028c7877-a6c0-41a3-9856-effb7c757395">
      <Url>https://raeume.kfw.kfwgruppe.net/Team/AR_0621/_layouts/15/DocIdRedir.aspx?ID=AR0621-1496466911-13223</Url>
      <Description>AR0621-1496466911-13223</Description>
    </_dlc_DocIdUrl>
  </documentManagement>
</p:properties>
</file>

<file path=customXml/itemProps1.xml><?xml version="1.0" encoding="utf-8"?>
<ds:datastoreItem xmlns:ds="http://schemas.openxmlformats.org/officeDocument/2006/customXml" ds:itemID="{E5B76A4A-0ADD-48F5-9DCA-F370FC6AEB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8c7877-a6c0-41a3-9856-effb7c7573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9C382E-F748-44BB-8062-0C9019DA7BDF}">
  <ds:schemaRefs>
    <ds:schemaRef ds:uri="http://schemas.microsoft.com/sharepoint/events"/>
  </ds:schemaRefs>
</ds:datastoreItem>
</file>

<file path=customXml/itemProps3.xml><?xml version="1.0" encoding="utf-8"?>
<ds:datastoreItem xmlns:ds="http://schemas.openxmlformats.org/officeDocument/2006/customXml" ds:itemID="{A6FC399D-D3C5-454B-8A40-DEC57684BF4F}">
  <ds:schemaRefs>
    <ds:schemaRef ds:uri="http://schemas.microsoft.com/sharepoint/v3/contenttype/forms"/>
  </ds:schemaRefs>
</ds:datastoreItem>
</file>

<file path=customXml/itemProps4.xml><?xml version="1.0" encoding="utf-8"?>
<ds:datastoreItem xmlns:ds="http://schemas.openxmlformats.org/officeDocument/2006/customXml" ds:itemID="{FDAFFBBD-7DED-435D-8ACD-C78A8ACE9346}">
  <ds:schemaRefs>
    <ds:schemaRef ds:uri="028c7877-a6c0-41a3-9856-effb7c757395"/>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5197</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ToR project location data collection v07</vt:lpstr>
    </vt:vector>
  </TitlesOfParts>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 project location data collection v07</dc:title>
  <dc:subject/>
  <dc:creator>Christian Kreutz</dc:creator>
  <cp:keywords/>
  <dc:description/>
  <cp:lastModifiedBy>Bott, Maja</cp:lastModifiedBy>
  <cp:revision>3</cp:revision>
  <dcterms:created xsi:type="dcterms:W3CDTF">2026-02-04T13:54:00Z</dcterms:created>
  <dcterms:modified xsi:type="dcterms:W3CDTF">2026-02-04T13:58:00Z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0x0101005A5D80743AE1954C9DCC39E6BC902189</vt:lpwstr>
  </property>
  <property fmtid="{D5CDD505-2E9C-101B-9397-08002B2CF9AE}" pid="3" name="_dlc_DocIdItemGuid">
    <vt:lpwstr>dca23449-9856-4ddc-b06e-4ca2ce2ea86f</vt:lpwstr>
  </property>
  <property fmtid="{D5CDD505-2E9C-101B-9397-08002B2CF9AE}" pid="4" name="MSIP_Label_44a1eb77-0afe-4cfd-b55b-299e0c9eac9a_Enabled">
    <vt:lpwstr>true</vt:lpwstr>
  </property>
  <property fmtid="{D5CDD505-2E9C-101B-9397-08002B2CF9AE}" pid="5" name="MSIP_Label_44a1eb77-0afe-4cfd-b55b-299e0c9eac9a_SetDate">
    <vt:lpwstr>2024-02-16T15:29:14Z</vt:lpwstr>
  </property>
  <property fmtid="{D5CDD505-2E9C-101B-9397-08002B2CF9AE}" pid="6" name="MSIP_Label_44a1eb77-0afe-4cfd-b55b-299e0c9eac9a_Method">
    <vt:lpwstr>Standard</vt:lpwstr>
  </property>
  <property fmtid="{D5CDD505-2E9C-101B-9397-08002B2CF9AE}" pid="7" name="MSIP_Label_44a1eb77-0afe-4cfd-b55b-299e0c9eac9a_Name">
    <vt:lpwstr>internal</vt:lpwstr>
  </property>
  <property fmtid="{D5CDD505-2E9C-101B-9397-08002B2CF9AE}" pid="8" name="MSIP_Label_44a1eb77-0afe-4cfd-b55b-299e0c9eac9a_SiteId">
    <vt:lpwstr>05ca8f81-10c4-490e-9c8b-77dad30ce21b</vt:lpwstr>
  </property>
  <property fmtid="{D5CDD505-2E9C-101B-9397-08002B2CF9AE}" pid="9" name="MSIP_Label_44a1eb77-0afe-4cfd-b55b-299e0c9eac9a_ActionId">
    <vt:lpwstr>d1ce74e6-dea4-4f3a-bf3a-11b9e0eba20d</vt:lpwstr>
  </property>
  <property fmtid="{D5CDD505-2E9C-101B-9397-08002B2CF9AE}" pid="10" name="MSIP_Label_44a1eb77-0afe-4cfd-b55b-299e0c9eac9a_ContentBits">
    <vt:lpwstr>0</vt:lpwstr>
  </property>
</Properties>
</file>